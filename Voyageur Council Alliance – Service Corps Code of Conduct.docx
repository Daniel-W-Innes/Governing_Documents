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D6A22" w14:textId="77777777" w:rsidR="00734AA0" w:rsidRPr="000D0CF4" w:rsidRDefault="00734AA0">
      <w:pPr>
        <w:pStyle w:val="NoSpacing"/>
        <w:rPr>
          <w:ins w:id="0" w:author="Daniel Innes" w:date="2018-10-22T09:31:00Z"/>
        </w:rPr>
        <w:pPrChange w:id="1" w:author="Daniel Innes" w:date="2018-10-22T09:33:00Z">
          <w:pPr>
            <w:pStyle w:val="NumberNormal"/>
          </w:pPr>
        </w:pPrChange>
      </w:pPr>
      <w:bookmarkStart w:id="2" w:name="_Hlk495843703"/>
    </w:p>
    <w:p w14:paraId="2ADD5865" w14:textId="77777777" w:rsidR="00734AA0" w:rsidRPr="002C7939" w:rsidRDefault="00734AA0">
      <w:pPr>
        <w:pStyle w:val="NumberNormal"/>
        <w:numPr>
          <w:ilvl w:val="0"/>
          <w:numId w:val="0"/>
        </w:numPr>
        <w:ind w:left="720"/>
        <w:jc w:val="center"/>
        <w:rPr>
          <w:ins w:id="3" w:author="Daniel Innes" w:date="2018-10-22T09:31:00Z"/>
          <w:rStyle w:val="SubtleEmphasis"/>
          <w:rPrChange w:id="4" w:author="Daniel Innes" w:date="2018-10-22T09:33:00Z">
            <w:rPr>
              <w:ins w:id="5" w:author="Daniel Innes" w:date="2018-10-22T09:31:00Z"/>
              <w:rStyle w:val="SubtleEmphasis"/>
              <w:b w:val="0"/>
              <w:bCs w:val="0"/>
            </w:rPr>
          </w:rPrChange>
        </w:rPr>
        <w:pPrChange w:id="6" w:author="Daniel Innes" w:date="2018-10-22T09:33:00Z">
          <w:pPr>
            <w:pStyle w:val="NumberNormal"/>
            <w:jc w:val="center"/>
          </w:pPr>
        </w:pPrChange>
      </w:pPr>
      <w:bookmarkStart w:id="7" w:name="_Hlk491857745"/>
      <w:bookmarkEnd w:id="7"/>
      <w:ins w:id="8" w:author="Daniel Innes" w:date="2018-10-22T09:31:00Z">
        <w:r w:rsidRPr="002C7939">
          <w:rPr>
            <w:rStyle w:val="SubtleEmphasis"/>
            <w:noProof/>
            <w:rPrChange w:id="9" w:author="Daniel Innes" w:date="2018-10-22T09:33:00Z">
              <w:rPr>
                <w:rStyle w:val="SubtleEmphasis"/>
                <w:b w:val="0"/>
                <w:bCs w:val="0"/>
                <w:noProof/>
              </w:rPr>
            </w:rPrChange>
          </w:rPr>
          <w:drawing>
            <wp:anchor distT="0" distB="0" distL="114300" distR="114300" simplePos="0" relativeHeight="251659264" behindDoc="0" locked="0" layoutInCell="1" allowOverlap="1" wp14:anchorId="718801ED" wp14:editId="09BEDD68">
              <wp:simplePos x="0" y="0"/>
              <wp:positionH relativeFrom="margin">
                <wp:align>center</wp:align>
              </wp:positionH>
              <wp:positionV relativeFrom="paragraph">
                <wp:posOffset>240030</wp:posOffset>
              </wp:positionV>
              <wp:extent cx="1424940" cy="2152650"/>
              <wp:effectExtent l="0" t="1905" r="1905" b="1905"/>
              <wp:wrapThrough wrapText="bothSides">
                <wp:wrapPolygon edited="0">
                  <wp:start x="-29" y="13361"/>
                  <wp:lineTo x="-29" y="13553"/>
                  <wp:lineTo x="4591" y="20625"/>
                  <wp:lineTo x="7768" y="21581"/>
                  <wp:lineTo x="21340" y="21581"/>
                  <wp:lineTo x="21340" y="172"/>
                  <wp:lineTo x="9212" y="172"/>
                  <wp:lineTo x="4880" y="1319"/>
                  <wp:lineTo x="4591" y="1319"/>
                  <wp:lineTo x="-29" y="8392"/>
                  <wp:lineTo x="-29" y="8583"/>
                  <wp:lineTo x="-29" y="13361"/>
                </wp:wrapPolygon>
              </wp:wrapThrough>
              <wp:docPr id="3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 rot="5400000">
                        <a:off x="0" y="0"/>
                        <a:ext cx="1424940" cy="2152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2C7939">
          <w:rPr>
            <w:rStyle w:val="SubtleEmphasis"/>
            <w:rPrChange w:id="10" w:author="Daniel Innes" w:date="2018-10-22T09:33:00Z">
              <w:rPr>
                <w:rStyle w:val="SubtleEmphasis"/>
                <w:b w:val="0"/>
                <w:bCs w:val="0"/>
              </w:rPr>
            </w:rPrChange>
          </w:rPr>
          <w:t>Voyageur Council Service Alliance</w:t>
        </w:r>
      </w:ins>
    </w:p>
    <w:p w14:paraId="0894DD75" w14:textId="77777777" w:rsidR="00734AA0" w:rsidRPr="000D0CF4" w:rsidDel="0000148D" w:rsidRDefault="00734AA0">
      <w:pPr>
        <w:pStyle w:val="NoSpacing"/>
        <w:rPr>
          <w:ins w:id="11" w:author="Daniel Innes" w:date="2018-10-22T09:31:00Z"/>
        </w:rPr>
        <w:pPrChange w:id="12" w:author="Daniel Innes" w:date="2018-10-22T09:33:00Z">
          <w:pPr>
            <w:pStyle w:val="NumberNormal"/>
          </w:pPr>
        </w:pPrChange>
      </w:pPr>
    </w:p>
    <w:p w14:paraId="52007EE9" w14:textId="77777777" w:rsidR="00734AA0" w:rsidRPr="000D0CF4" w:rsidDel="0000148D" w:rsidRDefault="00734AA0">
      <w:pPr>
        <w:pStyle w:val="NoSpacing"/>
        <w:rPr>
          <w:ins w:id="13" w:author="Daniel Innes" w:date="2018-10-22T09:31:00Z"/>
        </w:rPr>
        <w:pPrChange w:id="14" w:author="Daniel Innes" w:date="2018-10-22T09:33:00Z">
          <w:pPr>
            <w:pStyle w:val="NumberNormal"/>
          </w:pPr>
        </w:pPrChange>
      </w:pPr>
    </w:p>
    <w:p w14:paraId="78118D54" w14:textId="77777777" w:rsidR="00734AA0" w:rsidRPr="000D0CF4" w:rsidRDefault="00734AA0">
      <w:pPr>
        <w:pStyle w:val="NoSpacing"/>
        <w:rPr>
          <w:ins w:id="15" w:author="Daniel Innes" w:date="2018-10-22T09:31:00Z"/>
        </w:rPr>
        <w:pPrChange w:id="16" w:author="Daniel Innes" w:date="2018-10-22T09:33:00Z">
          <w:pPr>
            <w:pStyle w:val="NumberNormal"/>
          </w:pPr>
        </w:pPrChange>
      </w:pPr>
    </w:p>
    <w:p w14:paraId="5467C3CE" w14:textId="77777777" w:rsidR="00734AA0" w:rsidRDefault="00734AA0">
      <w:pPr>
        <w:pStyle w:val="NoSpacing"/>
        <w:rPr>
          <w:ins w:id="17" w:author="Daniel Innes" w:date="2018-10-22T09:31:00Z"/>
        </w:rPr>
        <w:pPrChange w:id="18" w:author="Daniel Innes" w:date="2018-10-22T09:33:00Z">
          <w:pPr>
            <w:pStyle w:val="NumberNormal"/>
          </w:pPr>
        </w:pPrChange>
      </w:pPr>
    </w:p>
    <w:p w14:paraId="2BCF8C14" w14:textId="77777777" w:rsidR="00734AA0" w:rsidRDefault="00734AA0">
      <w:pPr>
        <w:pStyle w:val="NoSpacing"/>
        <w:rPr>
          <w:ins w:id="19" w:author="Daniel Innes" w:date="2018-10-22T09:31:00Z"/>
        </w:rPr>
        <w:pPrChange w:id="20" w:author="Daniel Innes" w:date="2018-10-22T09:33:00Z">
          <w:pPr>
            <w:pStyle w:val="NumberNormal"/>
          </w:pPr>
        </w:pPrChange>
      </w:pPr>
    </w:p>
    <w:p w14:paraId="543DB7BA" w14:textId="77777777" w:rsidR="00734AA0" w:rsidRPr="000D0CF4" w:rsidDel="0000148D" w:rsidRDefault="00734AA0">
      <w:pPr>
        <w:pStyle w:val="NoSpacing"/>
        <w:rPr>
          <w:ins w:id="21" w:author="Daniel Innes" w:date="2018-10-22T09:31:00Z"/>
        </w:rPr>
        <w:pPrChange w:id="22" w:author="Daniel Innes" w:date="2018-10-22T09:33:00Z">
          <w:pPr>
            <w:pStyle w:val="NumberNormal"/>
          </w:pPr>
        </w:pPrChange>
      </w:pPr>
    </w:p>
    <w:p w14:paraId="5EBE39F4" w14:textId="77777777" w:rsidR="00734AA0" w:rsidRDefault="003E5C92">
      <w:pPr>
        <w:pStyle w:val="NumberNormal"/>
        <w:numPr>
          <w:ilvl w:val="0"/>
          <w:numId w:val="0"/>
        </w:numPr>
        <w:ind w:left="720"/>
        <w:jc w:val="center"/>
        <w:rPr>
          <w:ins w:id="23" w:author="Daniel Innes" w:date="2018-10-22T09:31:00Z"/>
        </w:rPr>
        <w:pPrChange w:id="24" w:author="Daniel Innes" w:date="2018-10-22T09:32:00Z">
          <w:pPr>
            <w:pStyle w:val="NumberNormal"/>
            <w:jc w:val="center"/>
          </w:pPr>
        </w:pPrChange>
      </w:pPr>
      <w:customXmlInsRangeStart w:id="25" w:author="Daniel Innes" w:date="2018-10-22T09:31:00Z"/>
      <w:sdt>
        <w:sdtPr>
          <w:rPr>
            <w:rStyle w:val="TitleChar"/>
          </w:rPr>
          <w:alias w:val="Company"/>
          <w:tag w:val=""/>
          <w:id w:val="-628782484"/>
          <w:placeholder>
            <w:docPart w:val="23B87C3B99D741308A5864C0946A24E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>
          <w:rPr>
            <w:rStyle w:val="TitleChar"/>
          </w:rPr>
        </w:sdtEndPr>
        <w:sdtContent>
          <w:customXmlInsRangeEnd w:id="25"/>
          <w:ins w:id="26" w:author="Daniel Innes" w:date="2018-10-22T09:31:00Z">
            <w:r w:rsidR="00734AA0" w:rsidRPr="002C7939">
              <w:rPr>
                <w:rStyle w:val="TitleChar"/>
                <w:rPrChange w:id="27" w:author="Daniel Innes" w:date="2018-10-22T09:33:00Z">
                  <w:rPr>
                    <w:b/>
                    <w:bCs/>
                    <w:sz w:val="96"/>
                    <w:szCs w:val="96"/>
                  </w:rPr>
                </w:rPrChange>
              </w:rPr>
              <w:t>Service Corps</w:t>
            </w:r>
          </w:ins>
          <w:customXmlInsRangeStart w:id="28" w:author="Daniel Innes" w:date="2018-10-22T09:31:00Z"/>
        </w:sdtContent>
      </w:sdt>
      <w:customXmlInsRangeEnd w:id="28"/>
    </w:p>
    <w:p w14:paraId="42C2283F" w14:textId="77777777" w:rsidR="00734AA0" w:rsidRPr="002C7939" w:rsidRDefault="00734AA0">
      <w:pPr>
        <w:pStyle w:val="NumberNormal"/>
        <w:numPr>
          <w:ilvl w:val="0"/>
          <w:numId w:val="0"/>
        </w:numPr>
        <w:ind w:left="720"/>
        <w:jc w:val="center"/>
        <w:rPr>
          <w:ins w:id="29" w:author="Daniel Innes" w:date="2018-10-22T09:31:00Z"/>
          <w:rStyle w:val="SubtleEmphasis"/>
          <w:rPrChange w:id="30" w:author="Daniel Innes" w:date="2018-10-22T09:32:00Z">
            <w:rPr>
              <w:ins w:id="31" w:author="Daniel Innes" w:date="2018-10-22T09:31:00Z"/>
              <w:rStyle w:val="SubtleEmphasis"/>
              <w:b w:val="0"/>
              <w:bCs w:val="0"/>
            </w:rPr>
          </w:rPrChange>
        </w:rPr>
        <w:pPrChange w:id="32" w:author="Daniel Innes" w:date="2018-10-22T09:32:00Z">
          <w:pPr>
            <w:pStyle w:val="NumberNormal"/>
            <w:jc w:val="center"/>
          </w:pPr>
        </w:pPrChange>
      </w:pPr>
      <w:ins w:id="33" w:author="Daniel Innes" w:date="2018-10-22T09:31:00Z">
        <w:r w:rsidRPr="002C7939">
          <w:rPr>
            <w:rStyle w:val="SubtleEmphasis"/>
            <w:rPrChange w:id="34" w:author="Daniel Innes" w:date="2018-10-22T09:32:00Z">
              <w:rPr>
                <w:rStyle w:val="SubtleEmphasis"/>
                <w:b w:val="0"/>
                <w:bCs w:val="0"/>
              </w:rPr>
            </w:rPrChange>
          </w:rPr>
          <w:t>Venturer Company / Rover Crew</w:t>
        </w:r>
      </w:ins>
    </w:p>
    <w:p w14:paraId="2D8ED43A" w14:textId="77777777" w:rsidR="00734AA0" w:rsidRPr="002C7939" w:rsidRDefault="00734AA0">
      <w:pPr>
        <w:pStyle w:val="NumberNormal"/>
        <w:numPr>
          <w:ilvl w:val="0"/>
          <w:numId w:val="0"/>
        </w:numPr>
        <w:ind w:left="720"/>
        <w:jc w:val="center"/>
        <w:rPr>
          <w:ins w:id="35" w:author="Daniel Innes" w:date="2018-10-22T09:31:00Z"/>
          <w:rStyle w:val="SubtleEmphasis"/>
          <w:rPrChange w:id="36" w:author="Daniel Innes" w:date="2018-10-22T09:32:00Z">
            <w:rPr>
              <w:ins w:id="37" w:author="Daniel Innes" w:date="2018-10-22T09:31:00Z"/>
              <w:rStyle w:val="SubtleEmphasis"/>
              <w:b w:val="0"/>
              <w:bCs w:val="0"/>
            </w:rPr>
          </w:rPrChange>
        </w:rPr>
        <w:pPrChange w:id="38" w:author="Daniel Innes" w:date="2018-10-22T09:32:00Z">
          <w:pPr>
            <w:pStyle w:val="NumberNormal"/>
            <w:jc w:val="center"/>
          </w:pPr>
        </w:pPrChange>
      </w:pPr>
      <w:ins w:id="39" w:author="Daniel Innes" w:date="2018-10-22T09:31:00Z">
        <w:r w:rsidRPr="002C7939">
          <w:rPr>
            <w:rStyle w:val="SubtleEmphasis"/>
            <w:rPrChange w:id="40" w:author="Daniel Innes" w:date="2018-10-22T09:32:00Z">
              <w:rPr>
                <w:rStyle w:val="SubtleEmphasis"/>
                <w:b w:val="0"/>
                <w:bCs w:val="0"/>
              </w:rPr>
            </w:rPrChange>
          </w:rPr>
          <w:t>Ranger Unit</w:t>
        </w:r>
      </w:ins>
    </w:p>
    <w:p w14:paraId="5B7078A7" w14:textId="77777777" w:rsidR="00734AA0" w:rsidRPr="001E28FC" w:rsidRDefault="00734AA0">
      <w:pPr>
        <w:pStyle w:val="NoSpacing"/>
        <w:rPr>
          <w:ins w:id="41" w:author="Daniel Innes" w:date="2018-10-22T09:31:00Z"/>
        </w:rPr>
        <w:pPrChange w:id="42" w:author="Daniel Innes" w:date="2018-10-22T09:32:00Z">
          <w:pPr>
            <w:pStyle w:val="NumberNormal"/>
          </w:pPr>
        </w:pPrChange>
      </w:pPr>
    </w:p>
    <w:p w14:paraId="04D198BB" w14:textId="108C3BE1" w:rsidR="00734AA0" w:rsidRPr="006B30A7" w:rsidRDefault="003E5C92">
      <w:pPr>
        <w:pStyle w:val="Subtitle"/>
        <w:rPr>
          <w:ins w:id="43" w:author="Daniel Innes" w:date="2018-10-22T09:31:00Z"/>
        </w:rPr>
        <w:pPrChange w:id="44" w:author="Daniel Innes" w:date="2018-10-22T09:32:00Z">
          <w:pPr>
            <w:pStyle w:val="NumberNormal"/>
          </w:pPr>
        </w:pPrChange>
      </w:pPr>
      <w:customXmlInsRangeStart w:id="45" w:author="Daniel Innes" w:date="2018-10-22T09:31:00Z"/>
      <w:sdt>
        <w:sdtPr>
          <w:alias w:val="Title"/>
          <w:tag w:val=""/>
          <w:id w:val="-1093698319"/>
          <w:placeholder>
            <w:docPart w:val="E03334535D9245859FB2D09BB724C9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customXmlInsRangeEnd w:id="45"/>
          <w:ins w:id="46" w:author="Daniel Innes" w:date="2018-10-22T09:31:00Z">
            <w:r w:rsidR="00734AA0">
              <w:t>Code of Conduct</w:t>
            </w:r>
          </w:ins>
          <w:customXmlInsRangeStart w:id="47" w:author="Daniel Innes" w:date="2018-10-22T09:31:00Z"/>
        </w:sdtContent>
      </w:sdt>
      <w:customXmlInsRangeEnd w:id="47"/>
    </w:p>
    <w:p w14:paraId="77DCED49" w14:textId="77777777" w:rsidR="00734AA0" w:rsidRDefault="00734AA0">
      <w:pPr>
        <w:pStyle w:val="NoSpacing"/>
        <w:rPr>
          <w:ins w:id="48" w:author="Daniel Innes" w:date="2018-10-22T09:31:00Z"/>
        </w:rPr>
        <w:pPrChange w:id="49" w:author="Daniel Innes" w:date="2018-10-22T09:32:00Z">
          <w:pPr>
            <w:pStyle w:val="NumberNormal"/>
          </w:pPr>
        </w:pPrChange>
      </w:pPr>
      <w:ins w:id="50" w:author="Daniel Innes" w:date="2018-10-22T09:31:00Z">
        <w:r w:rsidRPr="000D0CF4">
          <w:rPr>
            <w:noProof/>
            <w:lang w:eastAsia="en-CA"/>
          </w:rPr>
          <w:drawing>
            <wp:anchor distT="0" distB="0" distL="114300" distR="114300" simplePos="0" relativeHeight="251660288" behindDoc="1" locked="0" layoutInCell="1" allowOverlap="1" wp14:anchorId="7A409F71" wp14:editId="1C31A8E4">
              <wp:simplePos x="0" y="0"/>
              <wp:positionH relativeFrom="margin">
                <wp:posOffset>1638300</wp:posOffset>
              </wp:positionH>
              <wp:positionV relativeFrom="paragraph">
                <wp:posOffset>177585</wp:posOffset>
              </wp:positionV>
              <wp:extent cx="2666365" cy="2993390"/>
              <wp:effectExtent l="0" t="0" r="635" b="0"/>
              <wp:wrapSquare wrapText="bothSides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ervice Corps Logo v3.jp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6365" cy="29933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br w:type="page"/>
        </w:r>
      </w:ins>
    </w:p>
    <w:p w14:paraId="70E83767" w14:textId="33C6E869" w:rsidR="0011729D" w:rsidRPr="002F0741" w:rsidDel="002F0741" w:rsidRDefault="0011729D">
      <w:pPr>
        <w:pStyle w:val="NumberNormal"/>
        <w:rPr>
          <w:del w:id="51" w:author="Daniel Innes" w:date="2018-10-18T11:25:00Z"/>
          <w:rPrChange w:id="52" w:author="Daniel Innes" w:date="2018-10-18T11:25:00Z">
            <w:rPr>
              <w:del w:id="53" w:author="Daniel Innes" w:date="2018-10-18T11:25:00Z"/>
              <w:sz w:val="32"/>
              <w:szCs w:val="32"/>
            </w:rPr>
          </w:rPrChange>
        </w:rPr>
        <w:pPrChange w:id="54" w:author="Daniel Innes" w:date="2018-10-18T11:29:00Z">
          <w:pPr>
            <w:spacing w:after="240" w:line="360" w:lineRule="atLeast"/>
          </w:pPr>
        </w:pPrChange>
      </w:pPr>
    </w:p>
    <w:p w14:paraId="29FE3849" w14:textId="337544F3" w:rsidR="0011729D" w:rsidRPr="00500EDE" w:rsidDel="002F0741" w:rsidRDefault="0011729D">
      <w:pPr>
        <w:pStyle w:val="NumberNormal"/>
        <w:rPr>
          <w:del w:id="55" w:author="Daniel Innes" w:date="2018-10-18T11:25:00Z"/>
          <w:b/>
          <w:bCs/>
          <w:sz w:val="44"/>
          <w:szCs w:val="47"/>
        </w:rPr>
        <w:pPrChange w:id="56" w:author="Daniel Innes" w:date="2018-10-18T11:29:00Z">
          <w:pPr>
            <w:jc w:val="center"/>
          </w:pPr>
        </w:pPrChange>
      </w:pPr>
      <w:del w:id="57" w:author="Daniel Innes" w:date="2018-10-18T11:25:00Z">
        <w:r w:rsidRPr="00500EDE" w:rsidDel="002F0741">
          <w:rPr>
            <w:b/>
            <w:bCs/>
            <w:noProof/>
            <w:sz w:val="44"/>
            <w:szCs w:val="47"/>
            <w:lang w:eastAsia="en-CA"/>
          </w:rPr>
          <w:drawing>
            <wp:anchor distT="0" distB="0" distL="114300" distR="114300" simplePos="0" relativeHeight="251657216" behindDoc="0" locked="0" layoutInCell="1" allowOverlap="1" wp14:anchorId="29FE3879" wp14:editId="29FE387A">
              <wp:simplePos x="0" y="0"/>
              <wp:positionH relativeFrom="margin">
                <wp:align>center</wp:align>
              </wp:positionH>
              <wp:positionV relativeFrom="paragraph">
                <wp:posOffset>185420</wp:posOffset>
              </wp:positionV>
              <wp:extent cx="1425402" cy="2152650"/>
              <wp:effectExtent l="361950" t="0" r="346710" b="0"/>
              <wp:wrapNone/>
              <wp:docPr id="4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 rot="5400000">
                        <a:off x="0" y="0"/>
                        <a:ext cx="1425402" cy="21526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500EDE" w:rsidDel="002F0741">
          <w:rPr>
            <w:b/>
            <w:bCs/>
            <w:sz w:val="44"/>
            <w:szCs w:val="47"/>
          </w:rPr>
          <w:delText>Voyageur Council Service Alliance</w:delText>
        </w:r>
      </w:del>
    </w:p>
    <w:p w14:paraId="29FE384A" w14:textId="34E2F891" w:rsidR="0011729D" w:rsidRPr="00500EDE" w:rsidDel="002F0741" w:rsidRDefault="0011729D">
      <w:pPr>
        <w:pStyle w:val="NumberNormal"/>
        <w:rPr>
          <w:del w:id="58" w:author="Daniel Innes" w:date="2018-10-18T11:25:00Z"/>
          <w:b/>
          <w:bCs/>
          <w:sz w:val="47"/>
          <w:szCs w:val="47"/>
        </w:rPr>
        <w:pPrChange w:id="59" w:author="Daniel Innes" w:date="2018-10-18T11:29:00Z">
          <w:pPr>
            <w:jc w:val="center"/>
          </w:pPr>
        </w:pPrChange>
      </w:pPr>
    </w:p>
    <w:p w14:paraId="29FE384B" w14:textId="0266A7CC" w:rsidR="0011729D" w:rsidRPr="00500EDE" w:rsidDel="002F0741" w:rsidRDefault="0011729D">
      <w:pPr>
        <w:pStyle w:val="NumberNormal"/>
        <w:rPr>
          <w:del w:id="60" w:author="Daniel Innes" w:date="2018-10-18T11:25:00Z"/>
          <w:b/>
          <w:bCs/>
          <w:sz w:val="47"/>
          <w:szCs w:val="47"/>
        </w:rPr>
        <w:pPrChange w:id="61" w:author="Daniel Innes" w:date="2018-10-18T11:29:00Z">
          <w:pPr>
            <w:jc w:val="center"/>
          </w:pPr>
        </w:pPrChange>
      </w:pPr>
    </w:p>
    <w:p w14:paraId="29FE384C" w14:textId="373FFDC6" w:rsidR="0011729D" w:rsidRPr="00500EDE" w:rsidDel="002F0741" w:rsidRDefault="0011729D">
      <w:pPr>
        <w:pStyle w:val="NumberNormal"/>
        <w:rPr>
          <w:del w:id="62" w:author="Daniel Innes" w:date="2018-10-18T11:25:00Z"/>
          <w:b/>
          <w:bCs/>
          <w:sz w:val="47"/>
          <w:szCs w:val="47"/>
        </w:rPr>
        <w:pPrChange w:id="63" w:author="Daniel Innes" w:date="2018-10-18T11:29:00Z">
          <w:pPr>
            <w:jc w:val="center"/>
          </w:pPr>
        </w:pPrChange>
      </w:pPr>
    </w:p>
    <w:p w14:paraId="29FE384D" w14:textId="2CF76568" w:rsidR="0011729D" w:rsidRPr="00500EDE" w:rsidDel="002F0741" w:rsidRDefault="0011729D">
      <w:pPr>
        <w:pStyle w:val="NumberNormal"/>
        <w:rPr>
          <w:del w:id="64" w:author="Daniel Innes" w:date="2018-10-18T11:25:00Z"/>
          <w:b/>
          <w:bCs/>
          <w:sz w:val="96"/>
          <w:szCs w:val="96"/>
        </w:rPr>
        <w:pPrChange w:id="65" w:author="Daniel Innes" w:date="2018-10-18T11:29:00Z">
          <w:pPr>
            <w:jc w:val="center"/>
          </w:pPr>
        </w:pPrChange>
      </w:pPr>
    </w:p>
    <w:p w14:paraId="29FE384E" w14:textId="4EBEAF00" w:rsidR="0011729D" w:rsidRPr="00500EDE" w:rsidDel="002F0741" w:rsidRDefault="00865877">
      <w:pPr>
        <w:pStyle w:val="NumberNormal"/>
        <w:rPr>
          <w:del w:id="66" w:author="Daniel Innes" w:date="2018-10-18T11:25:00Z"/>
          <w:moveFrom w:id="67" w:author="Daniel Innes" w:date="2018-10-18T10:47:00Z"/>
          <w:b/>
          <w:bCs/>
          <w:sz w:val="96"/>
          <w:szCs w:val="96"/>
        </w:rPr>
        <w:pPrChange w:id="68" w:author="Daniel Innes" w:date="2018-10-18T11:29:00Z">
          <w:pPr>
            <w:jc w:val="center"/>
          </w:pPr>
        </w:pPrChange>
      </w:pPr>
      <w:moveToRangeStart w:id="69" w:author="Daniel Innes" w:date="2018-10-18T10:47:00Z" w:name="move527622977"/>
      <w:moveTo w:id="70" w:author="Daniel Innes" w:date="2018-10-18T10:47:00Z">
        <w:del w:id="71" w:author="Daniel Innes" w:date="2018-10-18T11:25:00Z">
          <w:r w:rsidRPr="00FA6318" w:rsidDel="002F0741">
            <w:rPr>
              <w:b/>
              <w:bCs/>
              <w:sz w:val="96"/>
              <w:szCs w:val="96"/>
            </w:rPr>
            <w:delText>Service Corps</w:delText>
          </w:r>
        </w:del>
      </w:moveTo>
      <w:moveFromRangeStart w:id="72" w:author="Daniel Innes" w:date="2018-10-18T10:47:00Z" w:name="move527622977"/>
      <w:moveToRangeEnd w:id="69"/>
      <w:moveFrom w:id="73" w:author="Daniel Innes" w:date="2018-10-18T10:47:00Z">
        <w:del w:id="74" w:author="Daniel Innes" w:date="2018-10-18T11:25:00Z">
          <w:r w:rsidR="0027679B" w:rsidRPr="00500EDE" w:rsidDel="002F0741">
            <w:rPr>
              <w:b/>
              <w:bCs/>
              <w:sz w:val="96"/>
              <w:szCs w:val="96"/>
            </w:rPr>
            <w:delText>Service Corps</w:delText>
          </w:r>
        </w:del>
      </w:moveFrom>
    </w:p>
    <w:moveFromRangeEnd w:id="72"/>
    <w:p w14:paraId="29FE384F" w14:textId="7E0E576D" w:rsidR="0011729D" w:rsidRPr="00500EDE" w:rsidDel="002F0741" w:rsidRDefault="0011729D">
      <w:pPr>
        <w:pStyle w:val="NumberNormal"/>
        <w:rPr>
          <w:del w:id="75" w:author="Daniel Innes" w:date="2018-10-18T11:25:00Z"/>
          <w:b/>
          <w:bCs/>
          <w:sz w:val="44"/>
          <w:szCs w:val="47"/>
        </w:rPr>
        <w:pPrChange w:id="76" w:author="Daniel Innes" w:date="2018-10-18T11:29:00Z">
          <w:pPr>
            <w:jc w:val="center"/>
          </w:pPr>
        </w:pPrChange>
      </w:pPr>
      <w:del w:id="77" w:author="Daniel Innes" w:date="2018-10-18T11:25:00Z">
        <w:r w:rsidRPr="00500EDE" w:rsidDel="002F0741">
          <w:rPr>
            <w:b/>
            <w:bCs/>
            <w:sz w:val="44"/>
            <w:szCs w:val="47"/>
          </w:rPr>
          <w:delText>Venturer Company / Rover Crew</w:delText>
        </w:r>
      </w:del>
    </w:p>
    <w:p w14:paraId="29FE3850" w14:textId="457EF65C" w:rsidR="0011729D" w:rsidRPr="00500EDE" w:rsidDel="002F0741" w:rsidRDefault="0011729D">
      <w:pPr>
        <w:pStyle w:val="NumberNormal"/>
        <w:rPr>
          <w:del w:id="78" w:author="Daniel Innes" w:date="2018-10-18T11:25:00Z"/>
          <w:b/>
          <w:bCs/>
          <w:sz w:val="44"/>
          <w:szCs w:val="47"/>
        </w:rPr>
        <w:pPrChange w:id="79" w:author="Daniel Innes" w:date="2018-10-18T11:29:00Z">
          <w:pPr>
            <w:jc w:val="center"/>
          </w:pPr>
        </w:pPrChange>
      </w:pPr>
      <w:del w:id="80" w:author="Daniel Innes" w:date="2018-10-18T11:25:00Z">
        <w:r w:rsidRPr="00500EDE" w:rsidDel="002F0741">
          <w:rPr>
            <w:b/>
            <w:bCs/>
            <w:sz w:val="44"/>
            <w:szCs w:val="47"/>
          </w:rPr>
          <w:delText>Ranger Unit</w:delText>
        </w:r>
      </w:del>
    </w:p>
    <w:p w14:paraId="29FE3851" w14:textId="32BDF44D" w:rsidR="0011729D" w:rsidRPr="00500EDE" w:rsidDel="002F0741" w:rsidRDefault="0011729D">
      <w:pPr>
        <w:pStyle w:val="NumberNormal"/>
        <w:rPr>
          <w:del w:id="81" w:author="Daniel Innes" w:date="2018-10-18T11:25:00Z"/>
          <w:b/>
          <w:bCs/>
          <w:sz w:val="44"/>
          <w:szCs w:val="44"/>
        </w:rPr>
        <w:pPrChange w:id="82" w:author="Daniel Innes" w:date="2018-10-18T11:29:00Z">
          <w:pPr>
            <w:jc w:val="center"/>
          </w:pPr>
        </w:pPrChange>
      </w:pPr>
    </w:p>
    <w:p w14:paraId="29FE3852" w14:textId="0511EE74" w:rsidR="0011729D" w:rsidRPr="00500EDE" w:rsidDel="002F0741" w:rsidRDefault="00FE5C91">
      <w:pPr>
        <w:pStyle w:val="NumberNormal"/>
        <w:rPr>
          <w:del w:id="83" w:author="Daniel Innes" w:date="2018-10-18T11:25:00Z"/>
          <w:sz w:val="40"/>
          <w:szCs w:val="32"/>
        </w:rPr>
        <w:pPrChange w:id="84" w:author="Daniel Innes" w:date="2018-10-18T11:29:00Z">
          <w:pPr>
            <w:jc w:val="center"/>
          </w:pPr>
        </w:pPrChange>
      </w:pPr>
      <w:del w:id="85" w:author="Daniel Innes" w:date="2018-10-18T11:25:00Z">
        <w:r w:rsidRPr="00500EDE" w:rsidDel="002F0741">
          <w:rPr>
            <w:sz w:val="40"/>
            <w:szCs w:val="32"/>
          </w:rPr>
          <w:delText>Code of Conduct</w:delText>
        </w:r>
      </w:del>
    </w:p>
    <w:p w14:paraId="29FE3853" w14:textId="2CB97694" w:rsidR="00FE5C91" w:rsidDel="003112EC" w:rsidRDefault="00FE5C91">
      <w:pPr>
        <w:pStyle w:val="NumberNormal"/>
        <w:rPr>
          <w:del w:id="86" w:author="Daniel Innes" w:date="2018-10-18T11:25:00Z"/>
          <w:sz w:val="48"/>
          <w:szCs w:val="40"/>
        </w:rPr>
      </w:pPr>
    </w:p>
    <w:p w14:paraId="29FE3854" w14:textId="385AD65F" w:rsidR="0035197D" w:rsidRPr="00500EDE" w:rsidDel="002F0741" w:rsidRDefault="0011729D">
      <w:pPr>
        <w:pStyle w:val="NumberNormal"/>
        <w:rPr>
          <w:del w:id="87" w:author="Daniel Innes" w:date="2018-10-18T11:25:00Z"/>
          <w:b/>
          <w:bCs/>
          <w:sz w:val="96"/>
          <w:szCs w:val="96"/>
        </w:rPr>
        <w:pPrChange w:id="88" w:author="Daniel Innes" w:date="2018-10-18T11:29:00Z">
          <w:pPr>
            <w:jc w:val="center"/>
          </w:pPr>
        </w:pPrChange>
      </w:pPr>
      <w:bookmarkStart w:id="89" w:name="_GoBack"/>
      <w:bookmarkEnd w:id="89"/>
      <w:del w:id="90" w:author="Daniel Innes" w:date="2018-10-18T11:25:00Z">
        <w:r w:rsidRPr="00500EDE" w:rsidDel="002F0741">
          <w:rPr>
            <w:noProof/>
            <w:sz w:val="40"/>
            <w:szCs w:val="40"/>
            <w:lang w:eastAsia="en-CA"/>
          </w:rPr>
          <w:drawing>
            <wp:inline distT="0" distB="0" distL="0" distR="0" wp14:anchorId="29FE387B" wp14:editId="0FDECB83">
              <wp:extent cx="2666999" cy="2993776"/>
              <wp:effectExtent l="0" t="0" r="0" b="0"/>
              <wp:docPr id="10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Service Corps Logo v3.jpg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6999" cy="29937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9FE3855" w14:textId="77777777" w:rsidR="0035197D" w:rsidRPr="00500EDE" w:rsidDel="0070143B" w:rsidRDefault="0035197D">
      <w:pPr>
        <w:pStyle w:val="NumberNormal"/>
        <w:rPr>
          <w:del w:id="91" w:author="Daniel Innes" w:date="2018-10-16T12:49:00Z"/>
          <w:sz w:val="32"/>
          <w:szCs w:val="32"/>
        </w:rPr>
        <w:pPrChange w:id="92" w:author="Daniel Innes" w:date="2018-10-18T11:29:00Z">
          <w:pPr/>
        </w:pPrChange>
      </w:pPr>
      <w:del w:id="93" w:author="Daniel Innes" w:date="2018-10-16T12:49:00Z">
        <w:r w:rsidRPr="00500EDE" w:rsidDel="0070143B">
          <w:rPr>
            <w:sz w:val="32"/>
            <w:szCs w:val="32"/>
          </w:rPr>
          <w:br w:type="page"/>
        </w:r>
      </w:del>
    </w:p>
    <w:p w14:paraId="29FE3856" w14:textId="0AC44FA0" w:rsidR="003628B1" w:rsidRPr="00500EDE" w:rsidDel="0070143B" w:rsidRDefault="003628B1">
      <w:pPr>
        <w:pStyle w:val="NumberNormal"/>
        <w:rPr>
          <w:del w:id="94" w:author="Daniel Innes" w:date="2018-10-16T12:49:00Z"/>
          <w:sz w:val="32"/>
          <w:szCs w:val="32"/>
        </w:rPr>
        <w:pPrChange w:id="95" w:author="Daniel Innes" w:date="2018-10-18T11:29:00Z">
          <w:pPr>
            <w:spacing w:after="240" w:line="440" w:lineRule="atLeast"/>
            <w:jc w:val="center"/>
          </w:pPr>
        </w:pPrChange>
      </w:pPr>
      <w:del w:id="96" w:author="Daniel Innes" w:date="2018-10-16T12:49:00Z">
        <w:r w:rsidRPr="00500EDE" w:rsidDel="0070143B">
          <w:rPr>
            <w:sz w:val="32"/>
            <w:szCs w:val="32"/>
          </w:rPr>
          <w:delText>Voyageur Council Service Alliance</w:delText>
        </w:r>
        <w:r w:rsidR="00764284" w:rsidRPr="00500EDE" w:rsidDel="0070143B">
          <w:rPr>
            <w:sz w:val="32"/>
            <w:szCs w:val="32"/>
          </w:rPr>
          <w:delText xml:space="preserve"> -</w:delText>
        </w:r>
        <w:r w:rsidRPr="00500EDE" w:rsidDel="0070143B">
          <w:rPr>
            <w:sz w:val="32"/>
            <w:szCs w:val="32"/>
          </w:rPr>
          <w:delText xml:space="preserve"> </w:delText>
        </w:r>
        <w:r w:rsidR="0027679B" w:rsidRPr="00500EDE" w:rsidDel="0070143B">
          <w:rPr>
            <w:sz w:val="32"/>
            <w:szCs w:val="32"/>
          </w:rPr>
          <w:delText>Service Corps</w:delText>
        </w:r>
        <w:r w:rsidR="00764284" w:rsidRPr="00500EDE" w:rsidDel="0070143B">
          <w:rPr>
            <w:rFonts w:eastAsia="MS Mincho"/>
            <w:sz w:val="32"/>
            <w:szCs w:val="32"/>
          </w:rPr>
          <w:br/>
        </w:r>
        <w:bookmarkStart w:id="97" w:name="_Hlk501392882"/>
        <w:r w:rsidRPr="00500EDE" w:rsidDel="0070143B">
          <w:rPr>
            <w:sz w:val="32"/>
            <w:szCs w:val="32"/>
          </w:rPr>
          <w:delText>Code of Conduct</w:delText>
        </w:r>
        <w:bookmarkEnd w:id="97"/>
      </w:del>
    </w:p>
    <w:p w14:paraId="29FE385C" w14:textId="77777777" w:rsidR="00986FFF" w:rsidRPr="00500EDE" w:rsidDel="00353066" w:rsidRDefault="00986FFF">
      <w:pPr>
        <w:pStyle w:val="NumberNormal"/>
        <w:rPr>
          <w:del w:id="98" w:author="Daniel Innes" w:date="2018-10-18T11:29:00Z"/>
          <w:szCs w:val="24"/>
          <w:rPrChange w:id="99" w:author="Daniel Innes" w:date="2018-10-16T12:48:00Z">
            <w:rPr>
              <w:del w:id="100" w:author="Daniel Innes" w:date="2018-10-18T11:29:00Z"/>
              <w:sz w:val="28"/>
              <w:szCs w:val="32"/>
            </w:rPr>
          </w:rPrChange>
        </w:rPr>
        <w:pPrChange w:id="101" w:author="Daniel Innes" w:date="2018-10-18T11:29:00Z">
          <w:pPr>
            <w:tabs>
              <w:tab w:val="left" w:pos="284"/>
            </w:tabs>
            <w:spacing w:after="266" w:line="300" w:lineRule="atLeast"/>
          </w:pPr>
        </w:pPrChange>
      </w:pPr>
    </w:p>
    <w:p w14:paraId="29FE385D" w14:textId="0508742F" w:rsidR="00986FFF" w:rsidRPr="00353066" w:rsidRDefault="00986FFF">
      <w:pPr>
        <w:pStyle w:val="NumberNormal"/>
        <w:rPr>
          <w:szCs w:val="24"/>
          <w:rPrChange w:id="102" w:author="Daniel Innes" w:date="2018-10-18T11:29:00Z">
            <w:rPr>
              <w:sz w:val="28"/>
              <w:szCs w:val="32"/>
            </w:rPr>
          </w:rPrChange>
        </w:rPr>
        <w:pPrChange w:id="103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353066">
        <w:rPr>
          <w:szCs w:val="24"/>
          <w:rPrChange w:id="104" w:author="Daniel Innes" w:date="2018-10-18T11:29:00Z">
            <w:rPr>
              <w:sz w:val="28"/>
              <w:szCs w:val="32"/>
            </w:rPr>
          </w:rPrChange>
        </w:rPr>
        <w:t>Follow the Sco</w:t>
      </w:r>
      <w:r w:rsidR="0027679B" w:rsidRPr="00353066">
        <w:rPr>
          <w:szCs w:val="24"/>
          <w:rPrChange w:id="105" w:author="Daniel Innes" w:date="2018-10-18T11:29:00Z">
            <w:rPr>
              <w:sz w:val="28"/>
              <w:szCs w:val="32"/>
            </w:rPr>
          </w:rPrChange>
        </w:rPr>
        <w:t xml:space="preserve">uts Canada Promise, the Law, </w:t>
      </w:r>
      <w:r w:rsidRPr="00353066">
        <w:rPr>
          <w:szCs w:val="24"/>
          <w:rPrChange w:id="106" w:author="Daniel Innes" w:date="2018-10-18T11:29:00Z">
            <w:rPr>
              <w:sz w:val="28"/>
              <w:szCs w:val="32"/>
            </w:rPr>
          </w:rPrChange>
        </w:rPr>
        <w:t>Motto</w:t>
      </w:r>
      <w:r w:rsidR="0027679B" w:rsidRPr="00353066">
        <w:rPr>
          <w:szCs w:val="24"/>
          <w:rPrChange w:id="107" w:author="Daniel Innes" w:date="2018-10-18T11:29:00Z">
            <w:rPr>
              <w:sz w:val="28"/>
              <w:szCs w:val="32"/>
            </w:rPr>
          </w:rPrChange>
        </w:rPr>
        <w:t>, and BP&amp;</w:t>
      </w:r>
      <w:del w:id="108" w:author="Daniel Innes" w:date="2018-10-16T12:49:00Z">
        <w:r w:rsidR="0027679B" w:rsidRPr="00353066" w:rsidDel="0070143B">
          <w:rPr>
            <w:szCs w:val="24"/>
            <w:rPrChange w:id="109" w:author="Daniel Innes" w:date="2018-10-18T11:29:00Z">
              <w:rPr>
                <w:sz w:val="28"/>
                <w:szCs w:val="32"/>
              </w:rPr>
            </w:rPrChange>
          </w:rPr>
          <w:delText>P</w:delText>
        </w:r>
        <w:r w:rsidR="00E967E7" w:rsidRPr="00353066" w:rsidDel="0070143B">
          <w:rPr>
            <w:szCs w:val="24"/>
            <w:rPrChange w:id="110" w:author="Daniel Innes" w:date="2018-10-18T11:29:00Z">
              <w:rPr>
                <w:sz w:val="28"/>
                <w:szCs w:val="32"/>
              </w:rPr>
            </w:rPrChange>
          </w:rPr>
          <w:delText>(</w:delText>
        </w:r>
      </w:del>
      <w:ins w:id="111" w:author="Daniel Innes" w:date="2018-10-16T12:49:00Z">
        <w:r w:rsidR="0070143B" w:rsidRPr="00AD0A68">
          <w:t>P (</w:t>
        </w:r>
      </w:ins>
      <w:r w:rsidR="00E967E7" w:rsidRPr="00353066">
        <w:rPr>
          <w:szCs w:val="24"/>
          <w:rPrChange w:id="112" w:author="Daniel Innes" w:date="2018-10-18T11:29:00Z">
            <w:rPr>
              <w:sz w:val="28"/>
              <w:szCs w:val="32"/>
            </w:rPr>
          </w:rPrChange>
        </w:rPr>
        <w:t>BY-LAW, POLICIES, AND PROCEDURES)</w:t>
      </w:r>
      <w:r w:rsidRPr="00353066">
        <w:rPr>
          <w:szCs w:val="24"/>
          <w:rPrChange w:id="113" w:author="Daniel Innes" w:date="2018-10-18T11:29:00Z">
            <w:rPr>
              <w:sz w:val="28"/>
              <w:szCs w:val="32"/>
            </w:rPr>
          </w:rPrChange>
        </w:rPr>
        <w:t xml:space="preserve"> or the Girl Guides of Canada Vision, Mission, Values, Promise</w:t>
      </w:r>
      <w:r w:rsidR="00E967E7" w:rsidRPr="00353066">
        <w:rPr>
          <w:szCs w:val="24"/>
          <w:rPrChange w:id="114" w:author="Daniel Innes" w:date="2018-10-18T11:29:00Z">
            <w:rPr>
              <w:sz w:val="28"/>
              <w:szCs w:val="32"/>
            </w:rPr>
          </w:rPrChange>
        </w:rPr>
        <w:t xml:space="preserve">, </w:t>
      </w:r>
      <w:r w:rsidRPr="00353066">
        <w:rPr>
          <w:szCs w:val="24"/>
          <w:rPrChange w:id="115" w:author="Daniel Innes" w:date="2018-10-18T11:29:00Z">
            <w:rPr>
              <w:sz w:val="28"/>
              <w:szCs w:val="32"/>
            </w:rPr>
          </w:rPrChange>
        </w:rPr>
        <w:t>Law</w:t>
      </w:r>
      <w:r w:rsidR="00E967E7" w:rsidRPr="00353066">
        <w:rPr>
          <w:szCs w:val="24"/>
          <w:rPrChange w:id="116" w:author="Daniel Innes" w:date="2018-10-18T11:29:00Z">
            <w:rPr>
              <w:sz w:val="28"/>
              <w:szCs w:val="32"/>
            </w:rPr>
          </w:rPrChange>
        </w:rPr>
        <w:t>, and Code of Conduct</w:t>
      </w:r>
      <w:r w:rsidRPr="00353066">
        <w:rPr>
          <w:szCs w:val="24"/>
          <w:rPrChange w:id="117" w:author="Daniel Innes" w:date="2018-10-18T11:29:00Z">
            <w:rPr>
              <w:sz w:val="28"/>
              <w:szCs w:val="32"/>
            </w:rPr>
          </w:rPrChange>
        </w:rPr>
        <w:t>.</w:t>
      </w:r>
    </w:p>
    <w:p w14:paraId="29FE385E" w14:textId="77777777" w:rsidR="0027679B" w:rsidRPr="00500EDE" w:rsidRDefault="0027679B">
      <w:pPr>
        <w:pStyle w:val="NumberNormal"/>
        <w:rPr>
          <w:szCs w:val="24"/>
          <w:rPrChange w:id="118" w:author="Daniel Innes" w:date="2018-10-16T12:49:00Z">
            <w:rPr>
              <w:sz w:val="28"/>
              <w:szCs w:val="32"/>
            </w:rPr>
          </w:rPrChange>
        </w:rPr>
        <w:pPrChange w:id="119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20" w:author="Daniel Innes" w:date="2018-10-16T12:49:00Z">
            <w:rPr>
              <w:sz w:val="28"/>
              <w:szCs w:val="32"/>
            </w:rPr>
          </w:rPrChange>
        </w:rPr>
        <w:t>Follow the Service Corps Constitution.</w:t>
      </w:r>
    </w:p>
    <w:p w14:paraId="29FE385F" w14:textId="77777777" w:rsidR="00986FFF" w:rsidRPr="00500EDE" w:rsidRDefault="00986FFF">
      <w:pPr>
        <w:pStyle w:val="NumberNormal"/>
        <w:rPr>
          <w:rPrChange w:id="121" w:author="Daniel Innes" w:date="2018-10-16T12:49:00Z">
            <w:rPr>
              <w:sz w:val="28"/>
              <w:szCs w:val="32"/>
            </w:rPr>
          </w:rPrChange>
        </w:rPr>
        <w:pPrChange w:id="122" w:author="Daniel Innes" w:date="2018-10-21T22:52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rPrChange w:id="123" w:author="Daniel Innes" w:date="2018-10-16T12:49:00Z">
            <w:rPr>
              <w:sz w:val="28"/>
              <w:szCs w:val="32"/>
            </w:rPr>
          </w:rPrChange>
        </w:rPr>
        <w:t>No verbal or physical abuse.</w:t>
      </w:r>
    </w:p>
    <w:p w14:paraId="29FE3860" w14:textId="24A1DA5A" w:rsidR="00986FFF" w:rsidRPr="00500EDE" w:rsidRDefault="00986FFF">
      <w:pPr>
        <w:pStyle w:val="NumberNormal"/>
        <w:rPr>
          <w:szCs w:val="24"/>
          <w:rPrChange w:id="124" w:author="Daniel Innes" w:date="2018-10-16T12:49:00Z">
            <w:rPr>
              <w:sz w:val="28"/>
              <w:szCs w:val="32"/>
            </w:rPr>
          </w:rPrChange>
        </w:rPr>
        <w:pPrChange w:id="125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26" w:author="Daniel Innes" w:date="2018-10-16T12:49:00Z">
            <w:rPr>
              <w:sz w:val="28"/>
              <w:szCs w:val="32"/>
            </w:rPr>
          </w:rPrChange>
        </w:rPr>
        <w:t xml:space="preserve">No mean spirited, unkind or offensive </w:t>
      </w:r>
      <w:del w:id="127" w:author="Chris Innes" w:date="2018-10-16T21:09:00Z">
        <w:r w:rsidRPr="00500EDE" w:rsidDel="00A03992">
          <w:rPr>
            <w:szCs w:val="24"/>
            <w:rPrChange w:id="128" w:author="Daniel Innes" w:date="2018-10-16T12:49:00Z">
              <w:rPr>
                <w:sz w:val="28"/>
                <w:szCs w:val="32"/>
              </w:rPr>
            </w:rPrChange>
          </w:rPr>
          <w:delText xml:space="preserve">personal </w:delText>
        </w:r>
      </w:del>
      <w:r w:rsidRPr="00500EDE">
        <w:rPr>
          <w:szCs w:val="24"/>
          <w:rPrChange w:id="129" w:author="Daniel Innes" w:date="2018-10-16T12:49:00Z">
            <w:rPr>
              <w:sz w:val="28"/>
              <w:szCs w:val="32"/>
            </w:rPr>
          </w:rPrChange>
        </w:rPr>
        <w:t>remarks – be respectful and considerate of other people’s feelings</w:t>
      </w:r>
      <w:r w:rsidR="0027679B" w:rsidRPr="00500EDE">
        <w:rPr>
          <w:szCs w:val="24"/>
          <w:rPrChange w:id="130" w:author="Daniel Innes" w:date="2018-10-16T12:49:00Z">
            <w:rPr>
              <w:sz w:val="28"/>
              <w:szCs w:val="32"/>
            </w:rPr>
          </w:rPrChange>
        </w:rPr>
        <w:t>.</w:t>
      </w:r>
    </w:p>
    <w:p w14:paraId="29FE3861" w14:textId="77777777" w:rsidR="00986FFF" w:rsidRPr="00500EDE" w:rsidRDefault="0027679B">
      <w:pPr>
        <w:pStyle w:val="NumberNormal"/>
        <w:rPr>
          <w:szCs w:val="24"/>
          <w:rPrChange w:id="131" w:author="Daniel Innes" w:date="2018-10-16T12:49:00Z">
            <w:rPr>
              <w:sz w:val="28"/>
              <w:szCs w:val="32"/>
            </w:rPr>
          </w:rPrChange>
        </w:rPr>
        <w:pPrChange w:id="132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33" w:author="Daniel Innes" w:date="2018-10-16T12:49:00Z">
            <w:rPr>
              <w:sz w:val="28"/>
              <w:szCs w:val="32"/>
            </w:rPr>
          </w:rPrChange>
        </w:rPr>
        <w:t>No u</w:t>
      </w:r>
      <w:r w:rsidR="00986FFF" w:rsidRPr="00500EDE">
        <w:rPr>
          <w:szCs w:val="24"/>
          <w:rPrChange w:id="134" w:author="Daniel Innes" w:date="2018-10-16T12:49:00Z">
            <w:rPr>
              <w:sz w:val="28"/>
              <w:szCs w:val="32"/>
            </w:rPr>
          </w:rPrChange>
        </w:rPr>
        <w:t>se of pr</w:t>
      </w:r>
      <w:r w:rsidRPr="00500EDE">
        <w:rPr>
          <w:szCs w:val="24"/>
          <w:rPrChange w:id="135" w:author="Daniel Innes" w:date="2018-10-16T12:49:00Z">
            <w:rPr>
              <w:sz w:val="28"/>
              <w:szCs w:val="32"/>
            </w:rPr>
          </w:rPrChange>
        </w:rPr>
        <w:t>ofane language</w:t>
      </w:r>
      <w:r w:rsidR="00986FFF" w:rsidRPr="00500EDE">
        <w:rPr>
          <w:szCs w:val="24"/>
          <w:rPrChange w:id="136" w:author="Daniel Innes" w:date="2018-10-16T12:49:00Z">
            <w:rPr>
              <w:sz w:val="28"/>
              <w:szCs w:val="32"/>
            </w:rPr>
          </w:rPrChange>
        </w:rPr>
        <w:t>.</w:t>
      </w:r>
    </w:p>
    <w:p w14:paraId="29FE3862" w14:textId="56916B68" w:rsidR="00986FFF" w:rsidRPr="00500EDE" w:rsidRDefault="0027679B">
      <w:pPr>
        <w:pStyle w:val="NumberNormal"/>
        <w:rPr>
          <w:szCs w:val="24"/>
          <w:rPrChange w:id="137" w:author="Daniel Innes" w:date="2018-10-16T12:49:00Z">
            <w:rPr>
              <w:sz w:val="28"/>
              <w:szCs w:val="32"/>
            </w:rPr>
          </w:rPrChange>
        </w:rPr>
        <w:pPrChange w:id="138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39" w:author="Daniel Innes" w:date="2018-10-16T12:49:00Z">
            <w:rPr>
              <w:sz w:val="28"/>
              <w:szCs w:val="32"/>
            </w:rPr>
          </w:rPrChange>
        </w:rPr>
        <w:t xml:space="preserve">No </w:t>
      </w:r>
      <w:r w:rsidR="00986FFF" w:rsidRPr="00500EDE">
        <w:rPr>
          <w:szCs w:val="24"/>
          <w:rPrChange w:id="140" w:author="Daniel Innes" w:date="2018-10-16T12:49:00Z">
            <w:rPr>
              <w:sz w:val="28"/>
              <w:szCs w:val="32"/>
            </w:rPr>
          </w:rPrChange>
        </w:rPr>
        <w:t xml:space="preserve">use of cellular phones for </w:t>
      </w:r>
      <w:del w:id="141" w:author="Daniel Innes" w:date="2018-10-16T10:49:00Z">
        <w:r w:rsidR="00986FFF" w:rsidRPr="00500EDE" w:rsidDel="00C557F2">
          <w:rPr>
            <w:szCs w:val="24"/>
            <w:rPrChange w:id="142" w:author="Daniel Innes" w:date="2018-10-16T12:49:00Z">
              <w:rPr>
                <w:sz w:val="28"/>
                <w:szCs w:val="32"/>
              </w:rPr>
            </w:rPrChange>
          </w:rPr>
          <w:delText xml:space="preserve">texting/social media or </w:delText>
        </w:r>
      </w:del>
      <w:r w:rsidR="00986FFF" w:rsidRPr="00500EDE">
        <w:rPr>
          <w:szCs w:val="24"/>
          <w:rPrChange w:id="143" w:author="Daniel Innes" w:date="2018-10-16T12:49:00Z">
            <w:rPr>
              <w:sz w:val="28"/>
              <w:szCs w:val="32"/>
            </w:rPr>
          </w:rPrChange>
        </w:rPr>
        <w:t xml:space="preserve">personal </w:t>
      </w:r>
      <w:ins w:id="144" w:author="Daniel Innes" w:date="2018-10-16T10:50:00Z">
        <w:r w:rsidR="003A4A9D" w:rsidRPr="00500EDE">
          <w:rPr>
            <w:szCs w:val="24"/>
            <w:rPrChange w:id="145" w:author="Daniel Innes" w:date="2018-10-16T12:49:00Z">
              <w:rPr>
                <w:sz w:val="28"/>
                <w:szCs w:val="32"/>
              </w:rPr>
            </w:rPrChange>
          </w:rPr>
          <w:t>purposes</w:t>
        </w:r>
        <w:r w:rsidR="003A4A9D" w:rsidRPr="00500EDE" w:rsidDel="00C557F2">
          <w:rPr>
            <w:szCs w:val="24"/>
            <w:rPrChange w:id="146" w:author="Daniel Innes" w:date="2018-10-16T12:49:00Z">
              <w:rPr>
                <w:sz w:val="28"/>
                <w:szCs w:val="32"/>
              </w:rPr>
            </w:rPrChange>
          </w:rPr>
          <w:t xml:space="preserve"> </w:t>
        </w:r>
      </w:ins>
      <w:del w:id="147" w:author="Daniel Innes" w:date="2018-10-16T10:49:00Z">
        <w:r w:rsidR="00986FFF" w:rsidRPr="00500EDE" w:rsidDel="00C557F2">
          <w:rPr>
            <w:szCs w:val="24"/>
            <w:rPrChange w:id="148" w:author="Daniel Innes" w:date="2018-10-16T12:49:00Z">
              <w:rPr>
                <w:sz w:val="28"/>
                <w:szCs w:val="32"/>
              </w:rPr>
            </w:rPrChange>
          </w:rPr>
          <w:delText xml:space="preserve">calls </w:delText>
        </w:r>
      </w:del>
      <w:r w:rsidR="00986FFF" w:rsidRPr="00500EDE">
        <w:rPr>
          <w:szCs w:val="24"/>
          <w:rPrChange w:id="149" w:author="Daniel Innes" w:date="2018-10-16T12:49:00Z">
            <w:rPr>
              <w:sz w:val="28"/>
              <w:szCs w:val="32"/>
            </w:rPr>
          </w:rPrChange>
        </w:rPr>
        <w:t>during the meetings.</w:t>
      </w:r>
    </w:p>
    <w:p w14:paraId="29FE3863" w14:textId="6048FD80" w:rsidR="00986FFF" w:rsidRPr="00500EDE" w:rsidRDefault="00986FFF">
      <w:pPr>
        <w:pStyle w:val="NumberNormal"/>
        <w:rPr>
          <w:szCs w:val="24"/>
          <w:rPrChange w:id="150" w:author="Daniel Innes" w:date="2018-10-16T12:49:00Z">
            <w:rPr>
              <w:sz w:val="28"/>
              <w:szCs w:val="32"/>
            </w:rPr>
          </w:rPrChange>
        </w:rPr>
        <w:pPrChange w:id="151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del w:id="152" w:author="Daniel Innes" w:date="2018-10-18T13:57:00Z">
        <w:r w:rsidRPr="00500EDE" w:rsidDel="00EF010C">
          <w:rPr>
            <w:szCs w:val="24"/>
            <w:rPrChange w:id="153" w:author="Daniel Innes" w:date="2018-10-16T12:49:00Z">
              <w:rPr>
                <w:sz w:val="28"/>
                <w:szCs w:val="32"/>
              </w:rPr>
            </w:rPrChange>
          </w:rPr>
          <w:delText>In the event that</w:delText>
        </w:r>
      </w:del>
      <w:ins w:id="154" w:author="Daniel Innes" w:date="2018-10-18T13:57:00Z">
        <w:r w:rsidR="00EF010C" w:rsidRPr="00500EDE">
          <w:rPr>
            <w:szCs w:val="24"/>
          </w:rPr>
          <w:t>If</w:t>
        </w:r>
      </w:ins>
      <w:r w:rsidRPr="00500EDE">
        <w:rPr>
          <w:szCs w:val="24"/>
          <w:rPrChange w:id="155" w:author="Daniel Innes" w:date="2018-10-16T12:49:00Z">
            <w:rPr>
              <w:sz w:val="28"/>
              <w:szCs w:val="32"/>
            </w:rPr>
          </w:rPrChange>
        </w:rPr>
        <w:t xml:space="preserve"> members within the Company/ Crew/Unit are dating, there should be no flirting or romantic behaviors displayed </w:t>
      </w:r>
      <w:del w:id="156" w:author="Daniel Innes" w:date="2018-10-18T13:58:00Z">
        <w:r w:rsidRPr="00500EDE" w:rsidDel="008004CD">
          <w:rPr>
            <w:szCs w:val="24"/>
            <w:rPrChange w:id="157" w:author="Daniel Innes" w:date="2018-10-16T12:49:00Z">
              <w:rPr>
                <w:sz w:val="28"/>
                <w:szCs w:val="32"/>
              </w:rPr>
            </w:rPrChange>
          </w:rPr>
          <w:delText xml:space="preserve">before, </w:delText>
        </w:r>
      </w:del>
      <w:ins w:id="158" w:author="Chris Innes" w:date="2018-10-16T21:03:00Z">
        <w:del w:id="159" w:author="Daniel Innes" w:date="2018-10-18T13:58:00Z">
          <w:r w:rsidR="00A03992" w:rsidDel="008004CD">
            <w:delText>o</w:delText>
          </w:r>
        </w:del>
      </w:ins>
      <w:ins w:id="160" w:author="Chris Innes" w:date="2018-10-16T21:04:00Z">
        <w:del w:id="161" w:author="Daniel Innes" w:date="2018-10-18T13:58:00Z">
          <w:r w:rsidR="00A03992" w:rsidDel="008004CD">
            <w:delText xml:space="preserve">r </w:delText>
          </w:r>
        </w:del>
      </w:ins>
      <w:r w:rsidRPr="00500EDE">
        <w:rPr>
          <w:szCs w:val="24"/>
          <w:rPrChange w:id="162" w:author="Daniel Innes" w:date="2018-10-16T12:49:00Z">
            <w:rPr>
              <w:sz w:val="28"/>
              <w:szCs w:val="32"/>
            </w:rPr>
          </w:rPrChange>
        </w:rPr>
        <w:t>during</w:t>
      </w:r>
      <w:ins w:id="163" w:author="Daniel Innes" w:date="2018-10-16T10:50:00Z">
        <w:r w:rsidR="00580280" w:rsidRPr="00500EDE">
          <w:rPr>
            <w:szCs w:val="24"/>
            <w:rPrChange w:id="164" w:author="Daniel Innes" w:date="2018-10-16T12:49:00Z">
              <w:rPr>
                <w:sz w:val="28"/>
                <w:szCs w:val="32"/>
              </w:rPr>
            </w:rPrChange>
          </w:rPr>
          <w:t xml:space="preserve"> </w:t>
        </w:r>
      </w:ins>
      <w:del w:id="165" w:author="Daniel Innes" w:date="2018-10-16T10:50:00Z">
        <w:r w:rsidRPr="00500EDE" w:rsidDel="00580280">
          <w:rPr>
            <w:szCs w:val="24"/>
            <w:rPrChange w:id="166" w:author="Daniel Innes" w:date="2018-10-16T12:49:00Z">
              <w:rPr>
                <w:sz w:val="28"/>
                <w:szCs w:val="32"/>
              </w:rPr>
            </w:rPrChange>
          </w:rPr>
          <w:delText xml:space="preserve"> or after </w:delText>
        </w:r>
      </w:del>
      <w:r w:rsidRPr="00500EDE">
        <w:rPr>
          <w:szCs w:val="24"/>
          <w:rPrChange w:id="167" w:author="Daniel Innes" w:date="2018-10-16T12:49:00Z">
            <w:rPr>
              <w:sz w:val="28"/>
              <w:szCs w:val="32"/>
            </w:rPr>
          </w:rPrChange>
        </w:rPr>
        <w:t>Scouting</w:t>
      </w:r>
      <w:ins w:id="168" w:author="Daniel Innes" w:date="2018-12-03T20:55:00Z">
        <w:r w:rsidR="005F2D5D">
          <w:rPr>
            <w:szCs w:val="24"/>
          </w:rPr>
          <w:t>/Guiding</w:t>
        </w:r>
      </w:ins>
      <w:r w:rsidRPr="00500EDE">
        <w:rPr>
          <w:szCs w:val="24"/>
          <w:rPrChange w:id="169" w:author="Daniel Innes" w:date="2018-10-16T12:49:00Z">
            <w:rPr>
              <w:sz w:val="28"/>
              <w:szCs w:val="32"/>
            </w:rPr>
          </w:rPrChange>
        </w:rPr>
        <w:t xml:space="preserve"> meetings or events.</w:t>
      </w:r>
    </w:p>
    <w:p w14:paraId="29FE3864" w14:textId="77777777" w:rsidR="00986FFF" w:rsidRPr="00500EDE" w:rsidRDefault="00986FFF">
      <w:pPr>
        <w:pStyle w:val="NumberNormal"/>
        <w:rPr>
          <w:szCs w:val="24"/>
          <w:rPrChange w:id="170" w:author="Daniel Innes" w:date="2018-10-16T12:49:00Z">
            <w:rPr>
              <w:sz w:val="28"/>
              <w:szCs w:val="32"/>
            </w:rPr>
          </w:rPrChange>
        </w:rPr>
        <w:pPrChange w:id="171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72" w:author="Daniel Innes" w:date="2018-10-16T12:49:00Z">
            <w:rPr>
              <w:sz w:val="28"/>
              <w:szCs w:val="32"/>
            </w:rPr>
          </w:rPrChange>
        </w:rPr>
        <w:t>Work cooperatively as a team member with the Executive Council as well as the rest of the members of the Company/Crew/Unit.</w:t>
      </w:r>
    </w:p>
    <w:p w14:paraId="29FE3865" w14:textId="10EEA3DF" w:rsidR="00986FFF" w:rsidRPr="00500EDE" w:rsidRDefault="00986FFF">
      <w:pPr>
        <w:pStyle w:val="NumberNormal"/>
        <w:rPr>
          <w:szCs w:val="24"/>
          <w:rPrChange w:id="173" w:author="Daniel Innes" w:date="2018-10-16T12:49:00Z">
            <w:rPr>
              <w:sz w:val="28"/>
              <w:szCs w:val="32"/>
            </w:rPr>
          </w:rPrChange>
        </w:rPr>
        <w:pPrChange w:id="174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del w:id="175" w:author="Daniel Innes" w:date="2018-10-18T13:57:00Z">
        <w:r w:rsidRPr="00500EDE" w:rsidDel="00EF010C">
          <w:rPr>
            <w:szCs w:val="24"/>
            <w:rPrChange w:id="176" w:author="Daniel Innes" w:date="2018-10-16T12:49:00Z">
              <w:rPr>
                <w:sz w:val="28"/>
                <w:szCs w:val="32"/>
              </w:rPr>
            </w:rPrChange>
          </w:rPr>
          <w:delText>Any and all</w:delText>
        </w:r>
      </w:del>
      <w:ins w:id="177" w:author="Daniel Innes" w:date="2018-10-18T13:57:00Z">
        <w:r w:rsidR="00EF010C" w:rsidRPr="00500EDE">
          <w:rPr>
            <w:szCs w:val="24"/>
          </w:rPr>
          <w:t>All</w:t>
        </w:r>
      </w:ins>
      <w:r w:rsidRPr="00500EDE">
        <w:rPr>
          <w:szCs w:val="24"/>
          <w:rPrChange w:id="178" w:author="Daniel Innes" w:date="2018-10-16T12:49:00Z">
            <w:rPr>
              <w:sz w:val="28"/>
              <w:szCs w:val="32"/>
            </w:rPr>
          </w:rPrChange>
        </w:rPr>
        <w:t xml:space="preserve"> communications regarding any Scouting</w:t>
      </w:r>
      <w:ins w:id="179" w:author="Daniel Innes" w:date="2018-12-03T20:55:00Z">
        <w:r w:rsidR="003A4C70">
          <w:rPr>
            <w:szCs w:val="24"/>
          </w:rPr>
          <w:t>/Guiding</w:t>
        </w:r>
      </w:ins>
      <w:r w:rsidRPr="00500EDE">
        <w:rPr>
          <w:szCs w:val="24"/>
          <w:rPrChange w:id="180" w:author="Daniel Innes" w:date="2018-10-16T12:49:00Z">
            <w:rPr>
              <w:sz w:val="28"/>
              <w:szCs w:val="32"/>
            </w:rPr>
          </w:rPrChange>
        </w:rPr>
        <w:t xml:space="preserve"> </w:t>
      </w:r>
      <w:ins w:id="181" w:author="Daniel Innes" w:date="2018-10-16T10:48:00Z">
        <w:r w:rsidR="00C557F2" w:rsidRPr="00500EDE">
          <w:rPr>
            <w:szCs w:val="24"/>
            <w:rPrChange w:id="182" w:author="Daniel Innes" w:date="2018-10-16T12:49:00Z">
              <w:rPr>
                <w:sz w:val="28"/>
                <w:szCs w:val="32"/>
              </w:rPr>
            </w:rPrChange>
          </w:rPr>
          <w:t>activity</w:t>
        </w:r>
      </w:ins>
      <w:ins w:id="183" w:author="Chris Innes" w:date="2018-10-16T21:07:00Z">
        <w:r w:rsidR="00A03992">
          <w:t xml:space="preserve"> sent </w:t>
        </w:r>
      </w:ins>
      <w:del w:id="184" w:author="Daniel Innes" w:date="2018-10-16T10:48:00Z">
        <w:r w:rsidRPr="00500EDE" w:rsidDel="00BA4882">
          <w:rPr>
            <w:szCs w:val="24"/>
            <w:rPrChange w:id="185" w:author="Daniel Innes" w:date="2018-10-16T12:49:00Z">
              <w:rPr>
                <w:sz w:val="28"/>
                <w:szCs w:val="32"/>
              </w:rPr>
            </w:rPrChange>
          </w:rPr>
          <w:delText xml:space="preserve">event </w:delText>
        </w:r>
      </w:del>
      <w:r w:rsidRPr="00500EDE">
        <w:rPr>
          <w:szCs w:val="24"/>
          <w:rPrChange w:id="186" w:author="Daniel Innes" w:date="2018-10-16T12:49:00Z">
            <w:rPr>
              <w:sz w:val="28"/>
              <w:szCs w:val="32"/>
            </w:rPr>
          </w:rPrChange>
        </w:rPr>
        <w:t>via email or Social Media must be copied to at least 2 Scouters</w:t>
      </w:r>
      <w:ins w:id="187" w:author="Daniel Innes" w:date="2018-12-03T20:55:00Z">
        <w:r w:rsidR="003A4C70">
          <w:rPr>
            <w:szCs w:val="24"/>
          </w:rPr>
          <w:t>/Guiders</w:t>
        </w:r>
      </w:ins>
      <w:r w:rsidRPr="00500EDE">
        <w:rPr>
          <w:szCs w:val="24"/>
          <w:rPrChange w:id="188" w:author="Daniel Innes" w:date="2018-10-16T12:49:00Z">
            <w:rPr>
              <w:sz w:val="28"/>
              <w:szCs w:val="32"/>
            </w:rPr>
          </w:rPrChange>
        </w:rPr>
        <w:t xml:space="preserve"> to make sure the information is kept as group knowledge and </w:t>
      </w:r>
      <w:ins w:id="189" w:author="Chris Innes" w:date="2018-10-16T21:08:00Z">
        <w:r w:rsidR="00A03992">
          <w:t xml:space="preserve">for </w:t>
        </w:r>
      </w:ins>
      <w:r w:rsidRPr="00500EDE">
        <w:rPr>
          <w:szCs w:val="24"/>
          <w:rPrChange w:id="190" w:author="Daniel Innes" w:date="2018-10-16T12:49:00Z">
            <w:rPr>
              <w:sz w:val="28"/>
              <w:szCs w:val="32"/>
            </w:rPr>
          </w:rPrChange>
        </w:rPr>
        <w:t>record keeping. Texting should not be used as a primary tool to relay Scouting</w:t>
      </w:r>
      <w:ins w:id="191" w:author="Daniel Innes" w:date="2018-12-03T20:55:00Z">
        <w:r w:rsidR="005F2D5D">
          <w:rPr>
            <w:szCs w:val="24"/>
          </w:rPr>
          <w:t>/Guiding</w:t>
        </w:r>
      </w:ins>
      <w:r w:rsidRPr="00500EDE">
        <w:rPr>
          <w:szCs w:val="24"/>
          <w:rPrChange w:id="192" w:author="Daniel Innes" w:date="2018-10-16T12:49:00Z">
            <w:rPr>
              <w:sz w:val="28"/>
              <w:szCs w:val="32"/>
            </w:rPr>
          </w:rPrChange>
        </w:rPr>
        <w:t xml:space="preserve"> activity communications.</w:t>
      </w:r>
    </w:p>
    <w:p w14:paraId="29FE3866" w14:textId="7EC81ACF" w:rsidR="0027679B" w:rsidRPr="00500EDE" w:rsidRDefault="0027679B">
      <w:pPr>
        <w:pStyle w:val="NumberNormal"/>
        <w:rPr>
          <w:szCs w:val="24"/>
          <w:rPrChange w:id="193" w:author="Daniel Innes" w:date="2018-10-16T12:49:00Z">
            <w:rPr>
              <w:sz w:val="28"/>
              <w:szCs w:val="32"/>
            </w:rPr>
          </w:rPrChange>
        </w:rPr>
        <w:pPrChange w:id="194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195" w:author="Daniel Innes" w:date="2018-10-16T12:49:00Z">
            <w:rPr>
              <w:sz w:val="28"/>
              <w:szCs w:val="32"/>
            </w:rPr>
          </w:rPrChange>
        </w:rPr>
        <w:t xml:space="preserve">For all events where members are communicating using a radio, the member will follow </w:t>
      </w:r>
      <w:del w:id="196" w:author="Daniel Innes" w:date="2018-10-22T09:34:00Z">
        <w:r w:rsidRPr="00500EDE" w:rsidDel="00E51C29">
          <w:rPr>
            <w:szCs w:val="24"/>
            <w:rPrChange w:id="197" w:author="Daniel Innes" w:date="2018-10-16T12:49:00Z">
              <w:rPr>
                <w:sz w:val="28"/>
                <w:szCs w:val="32"/>
              </w:rPr>
            </w:rPrChange>
          </w:rPr>
          <w:delText xml:space="preserve">the </w:delText>
        </w:r>
      </w:del>
      <w:ins w:id="198" w:author="Daniel Innes" w:date="2018-10-22T09:34:00Z">
        <w:r w:rsidR="00E3242B">
          <w:rPr>
            <w:szCs w:val="24"/>
          </w:rPr>
          <w:t>RIC-22</w:t>
        </w:r>
      </w:ins>
      <w:del w:id="199" w:author="Daniel Innes" w:date="2018-10-22T09:34:00Z">
        <w:r w:rsidRPr="00500EDE" w:rsidDel="00E3242B">
          <w:rPr>
            <w:szCs w:val="24"/>
            <w:rPrChange w:id="200" w:author="Daniel Innes" w:date="2018-10-16T12:49:00Z">
              <w:rPr>
                <w:sz w:val="28"/>
                <w:szCs w:val="32"/>
              </w:rPr>
            </w:rPrChange>
          </w:rPr>
          <w:delText>VCSA General Radiotelephone Operating Procedures</w:delText>
        </w:r>
      </w:del>
      <w:r w:rsidRPr="00500EDE">
        <w:rPr>
          <w:szCs w:val="24"/>
          <w:rPrChange w:id="201" w:author="Daniel Innes" w:date="2018-10-16T12:49:00Z">
            <w:rPr>
              <w:sz w:val="28"/>
              <w:szCs w:val="32"/>
            </w:rPr>
          </w:rPrChange>
        </w:rPr>
        <w:t>.</w:t>
      </w:r>
    </w:p>
    <w:p w14:paraId="29FE3867" w14:textId="77777777" w:rsidR="00986FFF" w:rsidRPr="00500EDE" w:rsidDel="00A02263" w:rsidRDefault="00986FFF">
      <w:pPr>
        <w:pStyle w:val="NumberNormal"/>
        <w:rPr>
          <w:del w:id="202" w:author="Daniel Innes" w:date="2018-10-21T20:45:00Z"/>
          <w:szCs w:val="24"/>
          <w:rPrChange w:id="203" w:author="Daniel Innes" w:date="2018-10-16T12:49:00Z">
            <w:rPr>
              <w:del w:id="204" w:author="Daniel Innes" w:date="2018-10-21T20:45:00Z"/>
              <w:sz w:val="28"/>
              <w:szCs w:val="32"/>
            </w:rPr>
          </w:rPrChange>
        </w:rPr>
        <w:pPrChange w:id="205" w:author="Daniel Innes" w:date="2018-10-18T11:29:00Z">
          <w:pPr>
            <w:pStyle w:val="ListParagraph"/>
            <w:numPr>
              <w:numId w:val="28"/>
            </w:numPr>
            <w:tabs>
              <w:tab w:val="left" w:pos="284"/>
            </w:tabs>
            <w:spacing w:after="266" w:line="300" w:lineRule="atLeast"/>
            <w:ind w:left="1080" w:hanging="360"/>
          </w:pPr>
        </w:pPrChange>
      </w:pPr>
      <w:r w:rsidRPr="00500EDE">
        <w:rPr>
          <w:szCs w:val="24"/>
          <w:rPrChange w:id="206" w:author="Daniel Innes" w:date="2018-10-16T12:49:00Z">
            <w:rPr>
              <w:sz w:val="28"/>
              <w:szCs w:val="32"/>
            </w:rPr>
          </w:rPrChange>
        </w:rPr>
        <w:t>Any infractions to the Code of Conduct may be raised with the Executive Council, which will decide the appropriate course of action to follow.</w:t>
      </w:r>
    </w:p>
    <w:bookmarkEnd w:id="2"/>
    <w:p w14:paraId="22191797" w14:textId="7C9D63B4" w:rsidR="003628B1" w:rsidRPr="0015263E" w:rsidRDefault="003628B1">
      <w:pPr>
        <w:pStyle w:val="NumberNormal"/>
        <w:pPrChange w:id="207" w:author="Daniel Innes" w:date="2018-10-21T20:45:00Z">
          <w:pPr/>
        </w:pPrChange>
      </w:pPr>
    </w:p>
    <w:sectPr w:rsidR="003628B1" w:rsidRPr="0015263E" w:rsidSect="00A85BBF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pgNumType w:start="1"/>
      <w:cols w:space="720"/>
      <w:noEndnote/>
      <w:titlePg/>
      <w:docGrid w:linePitch="326"/>
      <w:sectPrChange w:id="228" w:author="Daniel Innes" w:date="2018-11-19T19:45:00Z">
        <w:sectPr w:rsidR="003628B1" w:rsidRPr="0015263E" w:rsidSect="00A85BBF">
          <w:pgMar w:top="1440" w:right="1440" w:bottom="1440" w:left="1440" w:header="720" w:footer="720" w:gutter="0"/>
          <w:titlePg w:val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5D14EE" w14:textId="77777777" w:rsidR="001F3ECE" w:rsidRDefault="001F3ECE" w:rsidP="00B25A50">
      <w:r>
        <w:separator/>
      </w:r>
    </w:p>
  </w:endnote>
  <w:endnote w:type="continuationSeparator" w:id="0">
    <w:p w14:paraId="38D29C04" w14:textId="77777777" w:rsidR="001F3ECE" w:rsidRDefault="001F3ECE" w:rsidP="00B25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502065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9FE3884" w14:textId="0FBA01AA" w:rsidR="000D0CF4" w:rsidRPr="00FE5C91" w:rsidDel="002F0741" w:rsidRDefault="003E5C92" w:rsidP="000804C4">
            <w:pPr>
              <w:rPr>
                <w:del w:id="208" w:author="Daniel Innes" w:date="2018-10-18T11:26:00Z"/>
              </w:rPr>
            </w:pPr>
            <w:customXmlInsRangeStart w:id="209" w:author="Daniel Innes" w:date="2018-10-18T10:45:00Z"/>
            <w:sdt>
              <w:sdtPr>
                <w:alias w:val="Title"/>
                <w:tag w:val=""/>
                <w:id w:val="585348510"/>
                <w:placeholder>
                  <w:docPart w:val="4D2E950A0FB945F5BF68F1A4E4F419F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customXmlInsRangeEnd w:id="209"/>
                <w:ins w:id="210" w:author="Daniel Innes" w:date="2018-10-18T10:45:00Z">
                  <w:r w:rsidR="006343B1" w:rsidRPr="00BE59CB">
                    <w:t>Code of Conduct</w:t>
                  </w:r>
                </w:ins>
                <w:customXmlInsRangeStart w:id="211" w:author="Daniel Innes" w:date="2018-10-18T10:45:00Z"/>
              </w:sdtContent>
            </w:sdt>
            <w:customXmlInsRangeEnd w:id="211"/>
            <w:del w:id="212" w:author="Daniel Innes" w:date="2018-10-18T10:45:00Z">
              <w:r w:rsidR="00FE5C91" w:rsidRPr="00FE5C91" w:rsidDel="006343B1">
                <w:delText xml:space="preserve">Code of Conduct </w:delText>
              </w:r>
            </w:del>
            <w:r w:rsidR="000804C4" w:rsidRPr="00FE5C91">
              <w:t xml:space="preserve">– </w:t>
            </w:r>
            <w:r w:rsidR="000D0CF4" w:rsidRPr="00FE5C91">
              <w:t xml:space="preserve">Revision </w:t>
            </w:r>
            <w:ins w:id="213" w:author="Daniel Innes" w:date="2018-10-21T22:54:00Z">
              <w:r w:rsidR="005D618B">
                <w:t>2.</w:t>
              </w:r>
            </w:ins>
            <w:ins w:id="214" w:author="Daniel Innes" w:date="2019-06-29T17:32:00Z">
              <w:r w:rsidR="00797DA5">
                <w:t>3</w:t>
              </w:r>
            </w:ins>
            <w:del w:id="215" w:author="Daniel Innes" w:date="2018-10-18T10:55:00Z">
              <w:r w:rsidR="00923978" w:rsidDel="00E6180C">
                <w:delText>1.</w:delText>
              </w:r>
            </w:del>
            <w:del w:id="216" w:author="Daniel Innes" w:date="2018-10-16T10:54:00Z">
              <w:r w:rsidR="00C5675E" w:rsidDel="006C3900">
                <w:delText>6</w:delText>
              </w:r>
            </w:del>
            <w:r w:rsidR="000804C4" w:rsidRPr="00FE5C91">
              <w:t xml:space="preserve"> –</w:t>
            </w:r>
            <w:del w:id="217" w:author="Daniel Innes" w:date="2018-10-18T10:46:00Z">
              <w:r w:rsidR="000804C4" w:rsidRPr="00FE5C91" w:rsidDel="006343B1">
                <w:delText xml:space="preserve"> </w:delText>
              </w:r>
            </w:del>
            <w:customXmlInsRangeStart w:id="218" w:author="Daniel Innes" w:date="2018-10-18T10:46:00Z"/>
            <w:sdt>
              <w:sdtPr>
                <w:alias w:val="Publish Date"/>
                <w:tag w:val=""/>
                <w:id w:val="1926071855"/>
                <w:placeholder>
                  <w:docPart w:val="FDCBAE9B3E834AA8B58D214DA46A6E0B"/>
                </w:placeholder>
                <w:dataBinding w:prefixMappings="xmlns:ns0='http://schemas.microsoft.com/office/2006/coverPageProps' " w:xpath="/ns0:CoverPageProperties[1]/ns0:PublishDate[1]" w:storeItemID="{55AF091B-3C7A-41E3-B477-F2FDAA23CFDA}"/>
                <w:date w:fullDate="2019-06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customXmlInsRangeEnd w:id="218"/>
                <w:ins w:id="219" w:author="Daniel Innes" w:date="2019-06-29T17:32:00Z">
                  <w:r w:rsidR="00797DA5">
                    <w:t>6/29/2019</w:t>
                  </w:r>
                </w:ins>
                <w:customXmlInsRangeStart w:id="220" w:author="Daniel Innes" w:date="2018-10-18T10:46:00Z"/>
              </w:sdtContent>
            </w:sdt>
            <w:customXmlInsRangeEnd w:id="220"/>
            <w:del w:id="221" w:author="Daniel Innes" w:date="2018-10-16T10:54:00Z">
              <w:r w:rsidR="00DD1AA5" w:rsidDel="006C3900">
                <w:delText>2017-1</w:delText>
              </w:r>
              <w:r w:rsidR="00C5675E" w:rsidDel="006C3900">
                <w:delText>2</w:delText>
              </w:r>
              <w:r w:rsidR="00DD1AA5" w:rsidDel="006C3900">
                <w:delText>-</w:delText>
              </w:r>
              <w:r w:rsidR="00C5675E" w:rsidDel="006C3900">
                <w:delText>18</w:delText>
              </w:r>
              <w:r w:rsidR="00B559BE" w:rsidDel="006C3900">
                <w:tab/>
              </w:r>
            </w:del>
            <w:del w:id="222" w:author="Daniel Innes" w:date="2018-10-18T10:55:00Z">
              <w:r w:rsidR="00B559BE" w:rsidDel="00E6180C">
                <w:tab/>
              </w:r>
            </w:del>
            <w:r w:rsidR="000D0CF4" w:rsidRPr="00FE5C91">
              <w:tab/>
            </w:r>
            <w:ins w:id="223" w:author="Daniel Innes" w:date="2018-10-18T10:46:00Z">
              <w:r w:rsidR="00865877">
                <w:tab/>
              </w:r>
              <w:r w:rsidR="00865877">
                <w:tab/>
              </w:r>
            </w:ins>
            <w:r w:rsidR="000804C4" w:rsidRPr="00FE5C91">
              <w:tab/>
            </w:r>
            <w:ins w:id="224" w:author="Daniel Innes" w:date="2018-10-18T11:26:00Z">
              <w:r w:rsidR="00AB3B9D">
                <w:tab/>
              </w:r>
            </w:ins>
            <w:r w:rsidR="000804C4" w:rsidRPr="00FE5C91">
              <w:tab/>
            </w:r>
            <w:r w:rsidR="000D0CF4" w:rsidRPr="00FE5C91">
              <w:t xml:space="preserve">Page </w:t>
            </w:r>
            <w:r w:rsidR="000D0CF4" w:rsidRPr="00FE5C91">
              <w:rPr>
                <w:b/>
                <w:bCs/>
              </w:rPr>
              <w:fldChar w:fldCharType="begin"/>
            </w:r>
            <w:r w:rsidR="000D0CF4" w:rsidRPr="00FE5C91">
              <w:rPr>
                <w:b/>
                <w:bCs/>
              </w:rPr>
              <w:instrText xml:space="preserve"> PAGE </w:instrText>
            </w:r>
            <w:r w:rsidR="000D0CF4" w:rsidRPr="00FE5C91">
              <w:rPr>
                <w:b/>
                <w:bCs/>
              </w:rPr>
              <w:fldChar w:fldCharType="separate"/>
            </w:r>
            <w:r w:rsidR="00571D01">
              <w:rPr>
                <w:b/>
                <w:bCs/>
                <w:noProof/>
              </w:rPr>
              <w:t>5</w:t>
            </w:r>
            <w:r w:rsidR="000D0CF4" w:rsidRPr="00FE5C91">
              <w:rPr>
                <w:b/>
                <w:bCs/>
              </w:rPr>
              <w:fldChar w:fldCharType="end"/>
            </w:r>
            <w:r w:rsidR="000D0CF4" w:rsidRPr="00FE5C91">
              <w:t xml:space="preserve"> of </w:t>
            </w:r>
            <w:r w:rsidR="000D0CF4" w:rsidRPr="00FE5C91">
              <w:rPr>
                <w:b/>
                <w:bCs/>
              </w:rPr>
              <w:fldChar w:fldCharType="begin"/>
            </w:r>
            <w:r w:rsidR="000D0CF4" w:rsidRPr="00FE5C91">
              <w:rPr>
                <w:b/>
                <w:bCs/>
              </w:rPr>
              <w:instrText xml:space="preserve"> NUMPAGES  </w:instrText>
            </w:r>
            <w:r w:rsidR="000D0CF4" w:rsidRPr="00FE5C91">
              <w:rPr>
                <w:b/>
                <w:bCs/>
              </w:rPr>
              <w:fldChar w:fldCharType="separate"/>
            </w:r>
            <w:r w:rsidR="00571D01">
              <w:rPr>
                <w:b/>
                <w:bCs/>
                <w:noProof/>
              </w:rPr>
              <w:t>5</w:t>
            </w:r>
            <w:r w:rsidR="000D0CF4" w:rsidRPr="00FE5C91">
              <w:rPr>
                <w:b/>
                <w:bCs/>
              </w:rPr>
              <w:fldChar w:fldCharType="end"/>
            </w:r>
          </w:p>
        </w:sdtContent>
      </w:sdt>
    </w:sdtContent>
  </w:sdt>
  <w:p w14:paraId="29FE3885" w14:textId="77777777" w:rsidR="00B25A50" w:rsidRPr="000D0CF4" w:rsidRDefault="00B25A50">
    <w:pPr>
      <w:pPrChange w:id="225" w:author="Daniel Innes" w:date="2018-10-18T11:26:00Z">
        <w:pPr>
          <w:pStyle w:val="Footer"/>
        </w:pPr>
      </w:pPrChange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DAB2BF" w14:textId="7BBEFCCE" w:rsidR="00C3392D" w:rsidRDefault="00C3392D">
    <w:pPr>
      <w:pPrChange w:id="227" w:author="Daniel Innes" w:date="2018-10-18T11:32:00Z">
        <w:pPr>
          <w:pStyle w:val="Footer"/>
        </w:pPr>
      </w:pPrChange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330FD" w14:textId="77777777" w:rsidR="001F3ECE" w:rsidRDefault="001F3ECE" w:rsidP="00B25A50">
      <w:r>
        <w:separator/>
      </w:r>
    </w:p>
  </w:footnote>
  <w:footnote w:type="continuationSeparator" w:id="0">
    <w:p w14:paraId="6A997774" w14:textId="77777777" w:rsidR="001F3ECE" w:rsidRDefault="001F3ECE" w:rsidP="00B25A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E3881" w14:textId="60229B5C" w:rsidR="00EB58CD" w:rsidRDefault="003E5C92">
    <w:pPr>
      <w:pStyle w:val="Header"/>
    </w:pPr>
    <w:r>
      <w:rPr>
        <w:noProof/>
      </w:rPr>
      <w:pict w14:anchorId="29FE38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2038438" o:spid="_x0000_s2050" type="#_x0000_t75" style="position:absolute;margin-left:0;margin-top:0;width:467.75pt;height:525.1pt;z-index:-251657216;mso-position-horizontal:center;mso-position-horizontal-relative:margin;mso-position-vertical:center;mso-position-vertical-relative:margin" o:allowincell="f">
          <v:imagedata r:id="rId1" o:title="Service Corps Logo v3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E3882" w14:textId="2628C6CD" w:rsidR="00EB58CD" w:rsidRDefault="003E5C92">
    <w:pPr>
      <w:pStyle w:val="Header"/>
    </w:pPr>
    <w:r>
      <w:rPr>
        <w:noProof/>
      </w:rPr>
      <w:pict w14:anchorId="29FE38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12038439" o:spid="_x0000_s2051" type="#_x0000_t75" style="position:absolute;margin-left:0;margin-top:0;width:467.75pt;height:525.1pt;z-index:-251656192;mso-position-horizontal:center;mso-position-horizontal-relative:margin;mso-position-vertical:center;mso-position-vertical-relative:margin" o:allowincell="f">
          <v:imagedata r:id="rId1" o:title="Service Corps Logo v3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E3886" w14:textId="1A12A088" w:rsidR="00EB58CD" w:rsidRDefault="003E5C92">
    <w:pPr>
      <w:pStyle w:val="Header"/>
    </w:pPr>
    <w:del w:id="226" w:author="Daniel Innes" w:date="2018-10-18T11:32:00Z">
      <w:r>
        <w:rPr>
          <w:noProof/>
        </w:rPr>
        <w:pict w14:anchorId="29FE38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312038437" o:spid="_x0000_s2049" type="#_x0000_t75" style="position:absolute;margin-left:0;margin-top:0;width:467.75pt;height:525.1pt;z-index:-251658240;mso-position-horizontal:center;mso-position-horizontal-relative:margin;mso-position-vertical:center;mso-position-vertical-relative:margin" o:allowincell="f">
            <v:imagedata r:id="rId1" o:title="Service Corps Logo v3" gain="19661f" blacklevel="22938f"/>
            <w10:wrap anchorx="margin" anchory="margin"/>
          </v:shape>
        </w:pict>
      </w:r>
    </w:del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824AD71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1F52DC"/>
    <w:multiLevelType w:val="hybridMultilevel"/>
    <w:tmpl w:val="1250F4B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2A70061"/>
    <w:multiLevelType w:val="hybridMultilevel"/>
    <w:tmpl w:val="8AB613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A81920"/>
    <w:multiLevelType w:val="hybridMultilevel"/>
    <w:tmpl w:val="410E209E"/>
    <w:lvl w:ilvl="0" w:tplc="00000001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695248D"/>
    <w:multiLevelType w:val="hybridMultilevel"/>
    <w:tmpl w:val="D12656A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47170E"/>
    <w:multiLevelType w:val="hybridMultilevel"/>
    <w:tmpl w:val="E3CE158E"/>
    <w:lvl w:ilvl="0" w:tplc="430EC3EA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B37C2B"/>
    <w:multiLevelType w:val="hybridMultilevel"/>
    <w:tmpl w:val="B4E8B6E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3208C"/>
    <w:multiLevelType w:val="hybridMultilevel"/>
    <w:tmpl w:val="E0FE01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B161D8"/>
    <w:multiLevelType w:val="hybridMultilevel"/>
    <w:tmpl w:val="D16CC702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F470F1"/>
    <w:multiLevelType w:val="hybridMultilevel"/>
    <w:tmpl w:val="56AC82D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DA01E1"/>
    <w:multiLevelType w:val="hybridMultilevel"/>
    <w:tmpl w:val="6F80238C"/>
    <w:lvl w:ilvl="0" w:tplc="1F766458">
      <w:start w:val="1"/>
      <w:numFmt w:val="decimal"/>
      <w:pStyle w:val="NumberNor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352578"/>
    <w:multiLevelType w:val="hybridMultilevel"/>
    <w:tmpl w:val="CED69168"/>
    <w:lvl w:ilvl="0" w:tplc="B6D20984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463BF4"/>
    <w:multiLevelType w:val="hybridMultilevel"/>
    <w:tmpl w:val="7B4478A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3B4D27D0"/>
    <w:multiLevelType w:val="hybridMultilevel"/>
    <w:tmpl w:val="081461C2"/>
    <w:lvl w:ilvl="0" w:tplc="B6D20984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0F560B"/>
    <w:multiLevelType w:val="hybridMultilevel"/>
    <w:tmpl w:val="51E4254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C9A2AC1"/>
    <w:multiLevelType w:val="hybridMultilevel"/>
    <w:tmpl w:val="D24C292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D9E1E5C"/>
    <w:multiLevelType w:val="hybridMultilevel"/>
    <w:tmpl w:val="C8AABC10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236B70"/>
    <w:multiLevelType w:val="hybridMultilevel"/>
    <w:tmpl w:val="07720FD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3451A7"/>
    <w:multiLevelType w:val="hybridMultilevel"/>
    <w:tmpl w:val="98FEEF6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4D2544"/>
    <w:multiLevelType w:val="hybridMultilevel"/>
    <w:tmpl w:val="B7024D7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5B37AF"/>
    <w:multiLevelType w:val="hybridMultilevel"/>
    <w:tmpl w:val="3E383E2A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4A4615EA"/>
    <w:multiLevelType w:val="hybridMultilevel"/>
    <w:tmpl w:val="D0DE680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AAA2939"/>
    <w:multiLevelType w:val="hybridMultilevel"/>
    <w:tmpl w:val="99D2BE24"/>
    <w:lvl w:ilvl="0" w:tplc="A1A4BDB6"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1C19A0"/>
    <w:multiLevelType w:val="hybridMultilevel"/>
    <w:tmpl w:val="0BD4495A"/>
    <w:lvl w:ilvl="0" w:tplc="53185234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2B2D6D"/>
    <w:multiLevelType w:val="hybridMultilevel"/>
    <w:tmpl w:val="E0FE01A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387586"/>
    <w:multiLevelType w:val="hybridMultilevel"/>
    <w:tmpl w:val="BB94AD4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7917F7"/>
    <w:multiLevelType w:val="hybridMultilevel"/>
    <w:tmpl w:val="08FE3452"/>
    <w:lvl w:ilvl="0" w:tplc="00000001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3A1070"/>
    <w:multiLevelType w:val="hybridMultilevel"/>
    <w:tmpl w:val="AABEDA62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385010"/>
    <w:multiLevelType w:val="hybridMultilevel"/>
    <w:tmpl w:val="96CC7B2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C133D9"/>
    <w:multiLevelType w:val="hybridMultilevel"/>
    <w:tmpl w:val="9BA2FDA4"/>
    <w:lvl w:ilvl="0" w:tplc="10090017">
      <w:start w:val="1"/>
      <w:numFmt w:val="lowerLetter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4D1E9C"/>
    <w:multiLevelType w:val="hybridMultilevel"/>
    <w:tmpl w:val="025001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C71183"/>
    <w:multiLevelType w:val="hybridMultilevel"/>
    <w:tmpl w:val="EFBA4C2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9" w15:restartNumberingAfterBreak="0">
    <w:nsid w:val="652C0A2D"/>
    <w:multiLevelType w:val="hybridMultilevel"/>
    <w:tmpl w:val="1F64AB9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0291A"/>
    <w:multiLevelType w:val="hybridMultilevel"/>
    <w:tmpl w:val="5AD8A09A"/>
    <w:lvl w:ilvl="0" w:tplc="AB5EE9B2">
      <w:start w:val="1"/>
      <w:numFmt w:val="lowerLetter"/>
      <w:lvlText w:val="%1)"/>
      <w:lvlJc w:val="left"/>
      <w:pPr>
        <w:ind w:left="720" w:hanging="360"/>
      </w:pPr>
      <w:rPr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4E10EA"/>
    <w:multiLevelType w:val="hybridMultilevel"/>
    <w:tmpl w:val="3E383E2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 w15:restartNumberingAfterBreak="0">
    <w:nsid w:val="6B2C5350"/>
    <w:multiLevelType w:val="hybridMultilevel"/>
    <w:tmpl w:val="D21AB1B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C090C"/>
    <w:multiLevelType w:val="hybridMultilevel"/>
    <w:tmpl w:val="841457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6E2F03"/>
    <w:multiLevelType w:val="hybridMultilevel"/>
    <w:tmpl w:val="6C06AA2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077C96"/>
    <w:multiLevelType w:val="hybridMultilevel"/>
    <w:tmpl w:val="7C8A3F40"/>
    <w:lvl w:ilvl="0" w:tplc="C4B4D1D4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3604C6"/>
    <w:multiLevelType w:val="hybridMultilevel"/>
    <w:tmpl w:val="E572D5B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142B72"/>
    <w:multiLevelType w:val="hybridMultilevel"/>
    <w:tmpl w:val="331E6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4DD13AD"/>
    <w:multiLevelType w:val="hybridMultilevel"/>
    <w:tmpl w:val="328C880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6021E6"/>
    <w:multiLevelType w:val="hybridMultilevel"/>
    <w:tmpl w:val="6846A8C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21"/>
  </w:num>
  <w:num w:numId="10">
    <w:abstractNumId w:val="46"/>
  </w:num>
  <w:num w:numId="11">
    <w:abstractNumId w:val="29"/>
  </w:num>
  <w:num w:numId="12">
    <w:abstractNumId w:val="28"/>
  </w:num>
  <w:num w:numId="13">
    <w:abstractNumId w:val="10"/>
  </w:num>
  <w:num w:numId="14">
    <w:abstractNumId w:val="38"/>
  </w:num>
  <w:num w:numId="15">
    <w:abstractNumId w:val="19"/>
  </w:num>
  <w:num w:numId="16">
    <w:abstractNumId w:val="22"/>
  </w:num>
  <w:num w:numId="17">
    <w:abstractNumId w:val="40"/>
  </w:num>
  <w:num w:numId="18">
    <w:abstractNumId w:val="15"/>
  </w:num>
  <w:num w:numId="19">
    <w:abstractNumId w:val="34"/>
  </w:num>
  <w:num w:numId="20">
    <w:abstractNumId w:val="30"/>
  </w:num>
  <w:num w:numId="21">
    <w:abstractNumId w:val="36"/>
  </w:num>
  <w:num w:numId="22">
    <w:abstractNumId w:val="12"/>
  </w:num>
  <w:num w:numId="23">
    <w:abstractNumId w:val="41"/>
  </w:num>
  <w:num w:numId="24">
    <w:abstractNumId w:val="16"/>
  </w:num>
  <w:num w:numId="25">
    <w:abstractNumId w:val="18"/>
  </w:num>
  <w:num w:numId="26">
    <w:abstractNumId w:val="20"/>
  </w:num>
  <w:num w:numId="27">
    <w:abstractNumId w:val="45"/>
  </w:num>
  <w:num w:numId="28">
    <w:abstractNumId w:val="33"/>
  </w:num>
  <w:num w:numId="29">
    <w:abstractNumId w:val="24"/>
  </w:num>
  <w:num w:numId="30">
    <w:abstractNumId w:val="8"/>
  </w:num>
  <w:num w:numId="31">
    <w:abstractNumId w:val="48"/>
  </w:num>
  <w:num w:numId="32">
    <w:abstractNumId w:val="49"/>
  </w:num>
  <w:num w:numId="33">
    <w:abstractNumId w:val="27"/>
  </w:num>
  <w:num w:numId="34">
    <w:abstractNumId w:val="23"/>
  </w:num>
  <w:num w:numId="35">
    <w:abstractNumId w:val="26"/>
  </w:num>
  <w:num w:numId="36">
    <w:abstractNumId w:val="43"/>
  </w:num>
  <w:num w:numId="37">
    <w:abstractNumId w:val="39"/>
  </w:num>
  <w:num w:numId="38">
    <w:abstractNumId w:val="13"/>
  </w:num>
  <w:num w:numId="39">
    <w:abstractNumId w:val="11"/>
  </w:num>
  <w:num w:numId="40">
    <w:abstractNumId w:val="35"/>
  </w:num>
  <w:num w:numId="41">
    <w:abstractNumId w:val="42"/>
  </w:num>
  <w:num w:numId="42">
    <w:abstractNumId w:val="44"/>
  </w:num>
  <w:num w:numId="43">
    <w:abstractNumId w:val="9"/>
  </w:num>
  <w:num w:numId="44">
    <w:abstractNumId w:val="25"/>
  </w:num>
  <w:num w:numId="45">
    <w:abstractNumId w:val="32"/>
  </w:num>
  <w:num w:numId="46">
    <w:abstractNumId w:val="14"/>
  </w:num>
  <w:num w:numId="47">
    <w:abstractNumId w:val="31"/>
  </w:num>
  <w:num w:numId="48">
    <w:abstractNumId w:val="37"/>
  </w:num>
  <w:num w:numId="49">
    <w:abstractNumId w:val="17"/>
  </w:num>
  <w:num w:numId="50">
    <w:abstractNumId w:val="17"/>
  </w:num>
  <w:num w:numId="51">
    <w:abstractNumId w:val="17"/>
    <w:lvlOverride w:ilvl="0">
      <w:startOverride w:val="1"/>
    </w:lvlOverride>
  </w:num>
  <w:num w:numId="52">
    <w:abstractNumId w:val="17"/>
    <w:lvlOverride w:ilvl="0">
      <w:startOverride w:val="1"/>
    </w:lvlOverride>
  </w:num>
  <w:num w:numId="53">
    <w:abstractNumId w:val="17"/>
    <w:lvlOverride w:ilvl="0">
      <w:startOverride w:val="1"/>
    </w:lvlOverride>
  </w:num>
  <w:num w:numId="54">
    <w:abstractNumId w:val="17"/>
    <w:lvlOverride w:ilvl="0">
      <w:startOverride w:val="1"/>
    </w:lvlOverride>
  </w:num>
  <w:num w:numId="55">
    <w:abstractNumId w:val="17"/>
    <w:lvlOverride w:ilvl="0">
      <w:startOverride w:val="1"/>
    </w:lvlOverride>
  </w:num>
  <w:num w:numId="56">
    <w:abstractNumId w:val="17"/>
    <w:lvlOverride w:ilvl="0">
      <w:startOverride w:val="1"/>
    </w:lvlOverride>
  </w:num>
  <w:num w:numId="57">
    <w:abstractNumId w:val="17"/>
    <w:lvlOverride w:ilvl="0">
      <w:startOverride w:val="1"/>
    </w:lvlOverride>
  </w:num>
  <w:num w:numId="58">
    <w:abstractNumId w:val="17"/>
    <w:lvlOverride w:ilvl="0">
      <w:startOverride w:val="1"/>
    </w:lvlOverride>
  </w:num>
  <w:num w:numId="59">
    <w:abstractNumId w:val="17"/>
    <w:lvlOverride w:ilvl="0">
      <w:startOverride w:val="1"/>
    </w:lvlOverride>
  </w:num>
  <w:num w:numId="60">
    <w:abstractNumId w:val="17"/>
    <w:lvlOverride w:ilvl="0">
      <w:startOverride w:val="1"/>
    </w:lvlOverride>
  </w:num>
  <w:num w:numId="61">
    <w:abstractNumId w:val="17"/>
    <w:lvlOverride w:ilvl="0">
      <w:startOverride w:val="1"/>
    </w:lvlOverride>
  </w:num>
  <w:num w:numId="62">
    <w:abstractNumId w:val="17"/>
    <w:lvlOverride w:ilvl="0">
      <w:startOverride w:val="1"/>
    </w:lvlOverride>
  </w:num>
  <w:num w:numId="63">
    <w:abstractNumId w:val="47"/>
  </w:num>
  <w:numIdMacAtCleanup w:val="6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niel Innes">
    <w15:presenceInfo w15:providerId="Windows Live" w15:userId="a1728511072da645"/>
  </w15:person>
  <w15:person w15:author="Chris Innes">
    <w15:presenceInfo w15:providerId="Windows Live" w15:userId="97430650266212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attachedTemplate r:id="rId1"/>
  <w:linkStyles/>
  <w:trackRevisions/>
  <w:documentProtection w:edit="trackedChanges" w:enforcement="1" w:cryptProviderType="rsaAES" w:cryptAlgorithmClass="hash" w:cryptAlgorithmType="typeAny" w:cryptAlgorithmSid="14" w:cryptSpinCount="100000" w:hash="R89kMdFJBychP/C6oXFXC7vszQnxutLNgKZJKUXR5dNdXJ3lJtQNnI98fu2sh0sXc/OUmzCneHq8CiblbeG5CA==" w:salt="9UdSKMYohUuskm+8tnO3Cw==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0NzEzMTc2M7SwNDFW0lEKTi0uzszPAykwNKkFAKeN9wUtAAAA"/>
  </w:docVars>
  <w:rsids>
    <w:rsidRoot w:val="003628B1"/>
    <w:rsid w:val="000307E9"/>
    <w:rsid w:val="00051120"/>
    <w:rsid w:val="00072A10"/>
    <w:rsid w:val="000804C4"/>
    <w:rsid w:val="000D0AB2"/>
    <w:rsid w:val="000D0CF4"/>
    <w:rsid w:val="000F4EAF"/>
    <w:rsid w:val="00116D24"/>
    <w:rsid w:val="0011729D"/>
    <w:rsid w:val="001265CE"/>
    <w:rsid w:val="0014393F"/>
    <w:rsid w:val="0015263E"/>
    <w:rsid w:val="00154309"/>
    <w:rsid w:val="0016321B"/>
    <w:rsid w:val="00166E28"/>
    <w:rsid w:val="001713A0"/>
    <w:rsid w:val="00177261"/>
    <w:rsid w:val="0019130D"/>
    <w:rsid w:val="00192456"/>
    <w:rsid w:val="001B22FC"/>
    <w:rsid w:val="001B44A2"/>
    <w:rsid w:val="001B5663"/>
    <w:rsid w:val="001E2C4A"/>
    <w:rsid w:val="001E669D"/>
    <w:rsid w:val="001E799F"/>
    <w:rsid w:val="001F3ECE"/>
    <w:rsid w:val="00204360"/>
    <w:rsid w:val="00210CB6"/>
    <w:rsid w:val="00240BD1"/>
    <w:rsid w:val="00243DF5"/>
    <w:rsid w:val="00250D44"/>
    <w:rsid w:val="00263FF2"/>
    <w:rsid w:val="0027679B"/>
    <w:rsid w:val="00276ADE"/>
    <w:rsid w:val="00276E8C"/>
    <w:rsid w:val="00290784"/>
    <w:rsid w:val="002B449D"/>
    <w:rsid w:val="002B65D7"/>
    <w:rsid w:val="002C526C"/>
    <w:rsid w:val="002C7939"/>
    <w:rsid w:val="002E0C97"/>
    <w:rsid w:val="002F0741"/>
    <w:rsid w:val="0030043A"/>
    <w:rsid w:val="00301084"/>
    <w:rsid w:val="003037A3"/>
    <w:rsid w:val="00304921"/>
    <w:rsid w:val="003112EC"/>
    <w:rsid w:val="00313DDD"/>
    <w:rsid w:val="003154A7"/>
    <w:rsid w:val="00317849"/>
    <w:rsid w:val="00326220"/>
    <w:rsid w:val="00335539"/>
    <w:rsid w:val="0034055D"/>
    <w:rsid w:val="00342973"/>
    <w:rsid w:val="0035197D"/>
    <w:rsid w:val="00353066"/>
    <w:rsid w:val="003628B1"/>
    <w:rsid w:val="00381487"/>
    <w:rsid w:val="00381E0D"/>
    <w:rsid w:val="003866A0"/>
    <w:rsid w:val="003A35E1"/>
    <w:rsid w:val="003A4A9D"/>
    <w:rsid w:val="003A4C70"/>
    <w:rsid w:val="003B2DC1"/>
    <w:rsid w:val="003B3B4E"/>
    <w:rsid w:val="003C4B57"/>
    <w:rsid w:val="003D37FC"/>
    <w:rsid w:val="003D60A5"/>
    <w:rsid w:val="003E5C92"/>
    <w:rsid w:val="003F36E6"/>
    <w:rsid w:val="003F4CF5"/>
    <w:rsid w:val="003F51F3"/>
    <w:rsid w:val="004037E9"/>
    <w:rsid w:val="00406CA1"/>
    <w:rsid w:val="004232FC"/>
    <w:rsid w:val="00443194"/>
    <w:rsid w:val="0045004F"/>
    <w:rsid w:val="00482DA4"/>
    <w:rsid w:val="004B20E0"/>
    <w:rsid w:val="004C0CE7"/>
    <w:rsid w:val="004C3131"/>
    <w:rsid w:val="004C7902"/>
    <w:rsid w:val="00500EDE"/>
    <w:rsid w:val="00504884"/>
    <w:rsid w:val="0050611F"/>
    <w:rsid w:val="005065B3"/>
    <w:rsid w:val="00516493"/>
    <w:rsid w:val="00523231"/>
    <w:rsid w:val="00533514"/>
    <w:rsid w:val="0054224F"/>
    <w:rsid w:val="0054330A"/>
    <w:rsid w:val="00555125"/>
    <w:rsid w:val="00556C81"/>
    <w:rsid w:val="00560DFF"/>
    <w:rsid w:val="005633D1"/>
    <w:rsid w:val="00565198"/>
    <w:rsid w:val="00571D01"/>
    <w:rsid w:val="00580280"/>
    <w:rsid w:val="005B5BE5"/>
    <w:rsid w:val="005D618B"/>
    <w:rsid w:val="005D743F"/>
    <w:rsid w:val="005F2D5D"/>
    <w:rsid w:val="0061357E"/>
    <w:rsid w:val="006343B1"/>
    <w:rsid w:val="0064656C"/>
    <w:rsid w:val="006A42C1"/>
    <w:rsid w:val="006C3697"/>
    <w:rsid w:val="006C3900"/>
    <w:rsid w:val="006D7847"/>
    <w:rsid w:val="006E4FEF"/>
    <w:rsid w:val="006F26FB"/>
    <w:rsid w:val="006F3584"/>
    <w:rsid w:val="0070143B"/>
    <w:rsid w:val="00706B08"/>
    <w:rsid w:val="00710C2C"/>
    <w:rsid w:val="00734AA0"/>
    <w:rsid w:val="00744B31"/>
    <w:rsid w:val="00764284"/>
    <w:rsid w:val="00797DA5"/>
    <w:rsid w:val="007D652F"/>
    <w:rsid w:val="007F1286"/>
    <w:rsid w:val="007F5B7D"/>
    <w:rsid w:val="007F68E2"/>
    <w:rsid w:val="008004CD"/>
    <w:rsid w:val="008017FE"/>
    <w:rsid w:val="00820B80"/>
    <w:rsid w:val="00834F81"/>
    <w:rsid w:val="00850AB8"/>
    <w:rsid w:val="00865877"/>
    <w:rsid w:val="00865F99"/>
    <w:rsid w:val="00866A56"/>
    <w:rsid w:val="00883574"/>
    <w:rsid w:val="008D352F"/>
    <w:rsid w:val="008E2846"/>
    <w:rsid w:val="008F4043"/>
    <w:rsid w:val="009134F1"/>
    <w:rsid w:val="00915907"/>
    <w:rsid w:val="00923978"/>
    <w:rsid w:val="00926C81"/>
    <w:rsid w:val="00943A67"/>
    <w:rsid w:val="00947B44"/>
    <w:rsid w:val="00954053"/>
    <w:rsid w:val="009742FE"/>
    <w:rsid w:val="00974776"/>
    <w:rsid w:val="00986FFF"/>
    <w:rsid w:val="00990258"/>
    <w:rsid w:val="009961D7"/>
    <w:rsid w:val="009B3E93"/>
    <w:rsid w:val="009B3FAC"/>
    <w:rsid w:val="009F3F7A"/>
    <w:rsid w:val="00A02263"/>
    <w:rsid w:val="00A03992"/>
    <w:rsid w:val="00A412D2"/>
    <w:rsid w:val="00A45196"/>
    <w:rsid w:val="00A623CA"/>
    <w:rsid w:val="00A65D44"/>
    <w:rsid w:val="00A85BBF"/>
    <w:rsid w:val="00A924F1"/>
    <w:rsid w:val="00AA13A2"/>
    <w:rsid w:val="00AB211D"/>
    <w:rsid w:val="00AB3B9D"/>
    <w:rsid w:val="00AD0A68"/>
    <w:rsid w:val="00AD6BB5"/>
    <w:rsid w:val="00AD7B12"/>
    <w:rsid w:val="00AE1858"/>
    <w:rsid w:val="00AE2E51"/>
    <w:rsid w:val="00AE5C98"/>
    <w:rsid w:val="00B04F79"/>
    <w:rsid w:val="00B11784"/>
    <w:rsid w:val="00B23FE1"/>
    <w:rsid w:val="00B25A50"/>
    <w:rsid w:val="00B42F0A"/>
    <w:rsid w:val="00B457CE"/>
    <w:rsid w:val="00B559BE"/>
    <w:rsid w:val="00B727D2"/>
    <w:rsid w:val="00B809F6"/>
    <w:rsid w:val="00BA37F0"/>
    <w:rsid w:val="00BA4882"/>
    <w:rsid w:val="00BD01E6"/>
    <w:rsid w:val="00C00531"/>
    <w:rsid w:val="00C23E39"/>
    <w:rsid w:val="00C3392D"/>
    <w:rsid w:val="00C41AA4"/>
    <w:rsid w:val="00C537BC"/>
    <w:rsid w:val="00C557F2"/>
    <w:rsid w:val="00C5675E"/>
    <w:rsid w:val="00C61A14"/>
    <w:rsid w:val="00C75B21"/>
    <w:rsid w:val="00C90F50"/>
    <w:rsid w:val="00C9607D"/>
    <w:rsid w:val="00CA6717"/>
    <w:rsid w:val="00CE7C4D"/>
    <w:rsid w:val="00D23C47"/>
    <w:rsid w:val="00D4597E"/>
    <w:rsid w:val="00D65E99"/>
    <w:rsid w:val="00DB5FAA"/>
    <w:rsid w:val="00DC75B9"/>
    <w:rsid w:val="00DD1AA5"/>
    <w:rsid w:val="00DE593B"/>
    <w:rsid w:val="00E3242B"/>
    <w:rsid w:val="00E427F0"/>
    <w:rsid w:val="00E4619A"/>
    <w:rsid w:val="00E51C29"/>
    <w:rsid w:val="00E541C1"/>
    <w:rsid w:val="00E6180C"/>
    <w:rsid w:val="00E81ED0"/>
    <w:rsid w:val="00E967E7"/>
    <w:rsid w:val="00EB58CD"/>
    <w:rsid w:val="00EE659D"/>
    <w:rsid w:val="00EF010C"/>
    <w:rsid w:val="00F20DD9"/>
    <w:rsid w:val="00F21621"/>
    <w:rsid w:val="00F54FA5"/>
    <w:rsid w:val="00F6620B"/>
    <w:rsid w:val="00FA5B8F"/>
    <w:rsid w:val="00FA684A"/>
    <w:rsid w:val="00FB4B86"/>
    <w:rsid w:val="00FC75D3"/>
    <w:rsid w:val="00FD1D92"/>
    <w:rsid w:val="00FD662D"/>
    <w:rsid w:val="00FE5C91"/>
    <w:rsid w:val="00FE7068"/>
    <w:rsid w:val="00FF3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9FE3848"/>
  <w15:docId w15:val="{8FF53630-8A30-4D87-9C02-5D4B71BF1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2EC"/>
    <w:pPr>
      <w:widowControl w:val="0"/>
      <w:autoSpaceDE w:val="0"/>
      <w:autoSpaceDN w:val="0"/>
      <w:adjustRightInd w:val="0"/>
      <w:spacing w:after="160"/>
    </w:pPr>
    <w:rPr>
      <w:rFonts w:ascii="Times New Roman" w:hAnsi="Times New Roman" w:cs="Times New Roman"/>
      <w:szCs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2EC"/>
    <w:pPr>
      <w:spacing w:line="360" w:lineRule="atLeast"/>
      <w:outlineLvl w:val="0"/>
    </w:pPr>
    <w:rPr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12EC"/>
    <w:pPr>
      <w:outlineLvl w:val="1"/>
    </w:pPr>
    <w:rPr>
      <w:b/>
      <w:szCs w:val="32"/>
    </w:rPr>
  </w:style>
  <w:style w:type="character" w:default="1" w:styleId="DefaultParagraphFont">
    <w:name w:val="Default Paragraph Font"/>
    <w:uiPriority w:val="1"/>
    <w:semiHidden/>
    <w:unhideWhenUsed/>
    <w:rsid w:val="003112EC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3112EC"/>
  </w:style>
  <w:style w:type="paragraph" w:styleId="ListParagraph">
    <w:name w:val="List Paragraph"/>
    <w:basedOn w:val="Normal"/>
    <w:link w:val="ListParagraphChar"/>
    <w:uiPriority w:val="34"/>
    <w:qFormat/>
    <w:rsid w:val="003112E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12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2EC"/>
    <w:rPr>
      <w:rFonts w:ascii="Times New Roman" w:hAnsi="Times New Roman" w:cs="Times New Roman"/>
      <w:szCs w:val="30"/>
    </w:rPr>
  </w:style>
  <w:style w:type="paragraph" w:styleId="Footer">
    <w:name w:val="footer"/>
    <w:basedOn w:val="Normal"/>
    <w:link w:val="FooterChar"/>
    <w:uiPriority w:val="99"/>
    <w:unhideWhenUsed/>
    <w:rsid w:val="003112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12EC"/>
    <w:rPr>
      <w:rFonts w:ascii="Times New Roman" w:hAnsi="Times New Roman" w:cs="Times New Roman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2E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2EC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500ED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112EC"/>
    <w:rPr>
      <w:rFonts w:ascii="Times New Roman" w:hAnsi="Times New Roman" w:cs="Times New Roman"/>
      <w:b/>
      <w:szCs w:val="32"/>
    </w:rPr>
  </w:style>
  <w:style w:type="character" w:styleId="PlaceholderText">
    <w:name w:val="Placeholder Text"/>
    <w:basedOn w:val="DefaultParagraphFont"/>
    <w:uiPriority w:val="99"/>
    <w:semiHidden/>
    <w:rsid w:val="003112E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112EC"/>
    <w:rPr>
      <w:rFonts w:ascii="Times New Roman" w:hAnsi="Times New Roman" w:cs="Times New Roman"/>
      <w:szCs w:val="32"/>
    </w:rPr>
  </w:style>
  <w:style w:type="paragraph" w:styleId="Revision">
    <w:name w:val="Revision"/>
    <w:hidden/>
    <w:uiPriority w:val="99"/>
    <w:semiHidden/>
    <w:rsid w:val="003112EC"/>
  </w:style>
  <w:style w:type="paragraph" w:styleId="Title">
    <w:name w:val="Title"/>
    <w:basedOn w:val="Normal"/>
    <w:next w:val="Normal"/>
    <w:link w:val="TitleChar"/>
    <w:uiPriority w:val="10"/>
    <w:qFormat/>
    <w:rsid w:val="003112EC"/>
    <w:pPr>
      <w:jc w:val="center"/>
    </w:pPr>
    <w:rPr>
      <w:b/>
      <w:bCs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3112EC"/>
    <w:rPr>
      <w:rFonts w:ascii="Times New Roman" w:hAnsi="Times New Roman" w:cs="Times New Roman"/>
      <w:b/>
      <w:bCs/>
      <w:sz w:val="96"/>
      <w:szCs w:val="96"/>
    </w:rPr>
  </w:style>
  <w:style w:type="character" w:styleId="SubtleEmphasis">
    <w:name w:val="Subtle Emphasis"/>
    <w:uiPriority w:val="19"/>
    <w:qFormat/>
    <w:rsid w:val="003112EC"/>
    <w:rPr>
      <w:b/>
      <w:bCs/>
      <w:sz w:val="44"/>
      <w:szCs w:val="47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2EC"/>
    <w:pPr>
      <w:jc w:val="center"/>
    </w:pPr>
    <w:rPr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3112EC"/>
    <w:rPr>
      <w:rFonts w:ascii="Times New Roman" w:hAnsi="Times New Roman" w:cs="Times New Roman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3112EC"/>
    <w:pPr>
      <w:keepNext/>
      <w:keepLines/>
      <w:widowControl/>
      <w:autoSpaceDE/>
      <w:autoSpaceDN/>
      <w:adjustRightInd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112E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12E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112EC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3112E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112EC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3112EC"/>
    <w:rPr>
      <w:vertAlign w:val="superscript"/>
    </w:rPr>
  </w:style>
  <w:style w:type="paragraph" w:customStyle="1" w:styleId="NumberNormal">
    <w:name w:val="Number Normal"/>
    <w:basedOn w:val="ListParagraph"/>
    <w:link w:val="NumberNormalChar"/>
    <w:qFormat/>
    <w:rsid w:val="003112EC"/>
    <w:pPr>
      <w:numPr>
        <w:numId w:val="51"/>
      </w:numPr>
    </w:pPr>
    <w:rPr>
      <w:szCs w:val="28"/>
    </w:rPr>
  </w:style>
  <w:style w:type="character" w:styleId="Emphasis">
    <w:name w:val="Emphasis"/>
    <w:uiPriority w:val="20"/>
    <w:qFormat/>
    <w:rsid w:val="003112EC"/>
    <w:rPr>
      <w:rFonts w:ascii="Times New Roman" w:hAnsi="Times New Roman"/>
      <w:b/>
      <w:sz w:val="24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12EC"/>
    <w:rPr>
      <w:rFonts w:ascii="Times New Roman" w:hAnsi="Times New Roman" w:cs="Times New Roman"/>
      <w:szCs w:val="30"/>
    </w:rPr>
  </w:style>
  <w:style w:type="character" w:customStyle="1" w:styleId="NumberNormalChar">
    <w:name w:val="Number Normal Char"/>
    <w:basedOn w:val="ListParagraphChar"/>
    <w:link w:val="NumberNormal"/>
    <w:rsid w:val="003112EC"/>
    <w:rPr>
      <w:rFonts w:ascii="Times New Roman" w:hAnsi="Times New Roman" w:cs="Times New Roman"/>
      <w:szCs w:val="28"/>
    </w:rPr>
  </w:style>
  <w:style w:type="paragraph" w:styleId="NoSpacing">
    <w:name w:val="No Spacing"/>
    <w:uiPriority w:val="1"/>
    <w:qFormat/>
    <w:rsid w:val="00943A6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tif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a1728511072da645/Documents/Custom%20Office%20Templates/Voyageur%20Council%20Alliance%20&#8211;%20Service%20Corps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D2E950A0FB945F5BF68F1A4E4F419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9B41BA-0BD5-4C13-9A7B-819074F3F42E}"/>
      </w:docPartPr>
      <w:docPartBody>
        <w:p w:rsidR="00F10555" w:rsidRDefault="00F65C67">
          <w:r w:rsidRPr="00304B17">
            <w:rPr>
              <w:rStyle w:val="PlaceholderText"/>
            </w:rPr>
            <w:t>[Title]</w:t>
          </w:r>
        </w:p>
      </w:docPartBody>
    </w:docPart>
    <w:docPart>
      <w:docPartPr>
        <w:name w:val="FDCBAE9B3E834AA8B58D214DA46A6E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19FC0-4412-4F95-8357-D5B864E04984}"/>
      </w:docPartPr>
      <w:docPartBody>
        <w:p w:rsidR="00F10555" w:rsidRDefault="00F65C67">
          <w:r w:rsidRPr="00304B17">
            <w:rPr>
              <w:rStyle w:val="PlaceholderText"/>
            </w:rPr>
            <w:t>[Publish Date]</w:t>
          </w:r>
        </w:p>
      </w:docPartBody>
    </w:docPart>
    <w:docPart>
      <w:docPartPr>
        <w:name w:val="23B87C3B99D741308A5864C0946A2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1F4D0-E4BF-454E-8663-90C89CDE42CD}"/>
      </w:docPartPr>
      <w:docPartBody>
        <w:p w:rsidR="00186E80" w:rsidRDefault="00F1590A" w:rsidP="00F1590A">
          <w:pPr>
            <w:pStyle w:val="23B87C3B99D741308A5864C0946A24E4"/>
          </w:pPr>
          <w:r w:rsidRPr="00174A34">
            <w:rPr>
              <w:rStyle w:val="PlaceholderText"/>
            </w:rPr>
            <w:t>[Company]</w:t>
          </w:r>
        </w:p>
      </w:docPartBody>
    </w:docPart>
    <w:docPart>
      <w:docPartPr>
        <w:name w:val="E03334535D9245859FB2D09BB724C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C470B-2F85-4BCC-8803-AA2515E36BE3}"/>
      </w:docPartPr>
      <w:docPartBody>
        <w:p w:rsidR="00186E80" w:rsidRDefault="00F1590A" w:rsidP="00F1590A">
          <w:pPr>
            <w:pStyle w:val="E03334535D9245859FB2D09BB724C917"/>
          </w:pPr>
          <w:r w:rsidRPr="00174A34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C67"/>
    <w:rsid w:val="00026429"/>
    <w:rsid w:val="001550B8"/>
    <w:rsid w:val="00186E80"/>
    <w:rsid w:val="002C0BEB"/>
    <w:rsid w:val="00332695"/>
    <w:rsid w:val="00450385"/>
    <w:rsid w:val="00451BE2"/>
    <w:rsid w:val="00455CAF"/>
    <w:rsid w:val="00B86A91"/>
    <w:rsid w:val="00C17CF4"/>
    <w:rsid w:val="00EA4D5E"/>
    <w:rsid w:val="00F10555"/>
    <w:rsid w:val="00F1590A"/>
    <w:rsid w:val="00F65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5C67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1590A"/>
    <w:rPr>
      <w:color w:val="808080"/>
    </w:rPr>
  </w:style>
  <w:style w:type="paragraph" w:customStyle="1" w:styleId="01B1C0637AF14BCE943B85123194F028">
    <w:name w:val="01B1C0637AF14BCE943B85123194F028"/>
    <w:rsid w:val="00C17CF4"/>
  </w:style>
  <w:style w:type="paragraph" w:customStyle="1" w:styleId="7E61EDEB368F49988ECD4FC2CC56AB02">
    <w:name w:val="7E61EDEB368F49988ECD4FC2CC56AB02"/>
    <w:rsid w:val="00C17CF4"/>
  </w:style>
  <w:style w:type="paragraph" w:customStyle="1" w:styleId="4BB8B3DBD71F4AE3B117A336672A70B7">
    <w:name w:val="4BB8B3DBD71F4AE3B117A336672A70B7"/>
    <w:rsid w:val="00C17CF4"/>
  </w:style>
  <w:style w:type="paragraph" w:customStyle="1" w:styleId="6D8C891BB809485387A46FA54A7CB78B">
    <w:name w:val="6D8C891BB809485387A46FA54A7CB78B"/>
    <w:rsid w:val="00C17CF4"/>
  </w:style>
  <w:style w:type="paragraph" w:customStyle="1" w:styleId="23B87C3B99D741308A5864C0946A24E4">
    <w:name w:val="23B87C3B99D741308A5864C0946A24E4"/>
    <w:rsid w:val="00F1590A"/>
  </w:style>
  <w:style w:type="paragraph" w:customStyle="1" w:styleId="E03334535D9245859FB2D09BB724C917">
    <w:name w:val="E03334535D9245859FB2D09BB724C917"/>
    <w:rsid w:val="00F15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BD937B-1F6F-4B5A-B52A-1085FB04B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Voyageur%20Council%20Alliance%20–%20Service%20Corps%20Template.dotx</Template>
  <TotalTime>85</TotalTime>
  <Pages>2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 of Conduct</vt:lpstr>
    </vt:vector>
  </TitlesOfParts>
  <Company>Service Corps</Company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 of Conduct</dc:title>
  <dc:creator>Microsoft Office User</dc:creator>
  <cp:lastModifiedBy>Daniel Innes</cp:lastModifiedBy>
  <cp:revision>54</cp:revision>
  <cp:lastPrinted>2019-01-12T01:42:00Z</cp:lastPrinted>
  <dcterms:created xsi:type="dcterms:W3CDTF">2018-10-17T02:17:00Z</dcterms:created>
  <dcterms:modified xsi:type="dcterms:W3CDTF">2019-06-29T21:33:00Z</dcterms:modified>
</cp:coreProperties>
</file>