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CE4AA" w14:textId="386ABD5B" w:rsidR="00115497" w:rsidRPr="000D0CF4" w:rsidRDefault="00115497" w:rsidP="007F31E6"/>
    <w:p w14:paraId="539D414C" w14:textId="77777777" w:rsidR="00115497" w:rsidRPr="00F358DA" w:rsidRDefault="00115497" w:rsidP="00BB092A">
      <w:pPr>
        <w:jc w:val="center"/>
        <w:rPr>
          <w:rStyle w:val="SubtleEmphasis"/>
        </w:rPr>
      </w:pPr>
      <w:bookmarkStart w:id="2" w:name="_Hlk491857745"/>
      <w:bookmarkEnd w:id="2"/>
      <w:r w:rsidRPr="00F358DA">
        <w:rPr>
          <w:rStyle w:val="SubtleEmphasis"/>
          <w:noProof/>
        </w:rPr>
        <w:drawing>
          <wp:anchor distT="0" distB="0" distL="114300" distR="114300" simplePos="0" relativeHeight="251661312" behindDoc="0" locked="0" layoutInCell="1" allowOverlap="1" wp14:anchorId="4A03F0B1" wp14:editId="14359AA2">
            <wp:simplePos x="0" y="0"/>
            <wp:positionH relativeFrom="margin">
              <wp:align>center</wp:align>
            </wp:positionH>
            <wp:positionV relativeFrom="paragraph">
              <wp:posOffset>240030</wp:posOffset>
            </wp:positionV>
            <wp:extent cx="1424940" cy="2152650"/>
            <wp:effectExtent l="0" t="1905" r="1905" b="1905"/>
            <wp:wrapThrough wrapText="bothSides">
              <wp:wrapPolygon edited="0">
                <wp:start x="-29" y="13361"/>
                <wp:lineTo x="-29" y="13553"/>
                <wp:lineTo x="4591" y="20625"/>
                <wp:lineTo x="7768" y="21581"/>
                <wp:lineTo x="21340" y="21581"/>
                <wp:lineTo x="21340" y="172"/>
                <wp:lineTo x="9212" y="172"/>
                <wp:lineTo x="4880" y="1319"/>
                <wp:lineTo x="4591" y="1319"/>
                <wp:lineTo x="-29" y="8392"/>
                <wp:lineTo x="-29" y="8583"/>
                <wp:lineTo x="-29" y="13361"/>
              </wp:wrapPolygon>
            </wp:wrapThrough>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rot="5400000">
                      <a:off x="0" y="0"/>
                      <a:ext cx="1424940" cy="2152650"/>
                    </a:xfrm>
                    <a:prstGeom prst="rect">
                      <a:avLst/>
                    </a:prstGeom>
                    <a:noFill/>
                    <a:ln w="9525">
                      <a:noFill/>
                      <a:miter lim="800000"/>
                      <a:headEnd/>
                      <a:tailEnd/>
                    </a:ln>
                  </pic:spPr>
                </pic:pic>
              </a:graphicData>
            </a:graphic>
          </wp:anchor>
        </w:drawing>
      </w:r>
      <w:r w:rsidRPr="00F358DA">
        <w:rPr>
          <w:rStyle w:val="SubtleEmphasis"/>
        </w:rPr>
        <w:t>Voyageur Council Service Alliance</w:t>
      </w:r>
    </w:p>
    <w:p w14:paraId="52DEDE0B" w14:textId="77777777" w:rsidR="00115497" w:rsidRPr="000D0CF4" w:rsidDel="0000148D" w:rsidRDefault="00115497" w:rsidP="00F358DA"/>
    <w:p w14:paraId="4AF9393E" w14:textId="77777777" w:rsidR="00115497" w:rsidRPr="000D0CF4" w:rsidDel="0000148D" w:rsidRDefault="00115497" w:rsidP="00F358DA"/>
    <w:p w14:paraId="5615D2EB" w14:textId="77777777" w:rsidR="00115497" w:rsidRPr="000D0CF4" w:rsidRDefault="00115497" w:rsidP="00F358DA"/>
    <w:p w14:paraId="1E496195" w14:textId="69F34643" w:rsidR="00115497" w:rsidRDefault="00115497"/>
    <w:p w14:paraId="34DB7685" w14:textId="625EA1A8" w:rsidR="0093184C" w:rsidRDefault="0093184C"/>
    <w:p w14:paraId="636CA5F6" w14:textId="77777777" w:rsidR="0093184C" w:rsidRPr="000D0CF4" w:rsidDel="0000148D" w:rsidRDefault="0093184C" w:rsidP="00F358DA"/>
    <w:p w14:paraId="00314D4D" w14:textId="501601FB" w:rsidR="00115497" w:rsidRDefault="00572B1C" w:rsidP="00106376">
      <w:pPr>
        <w:jc w:val="center"/>
      </w:pPr>
      <w:sdt>
        <w:sdtPr>
          <w:alias w:val="Company"/>
          <w:tag w:val=""/>
          <w:id w:val="-628782484"/>
          <w:placeholder>
            <w:docPart w:val="6CFC6C46B12C4BD4A7EBE101E62770CB"/>
          </w:placeholder>
          <w:dataBinding w:prefixMappings="xmlns:ns0='http://schemas.openxmlformats.org/officeDocument/2006/extended-properties' " w:xpath="/ns0:Properties[1]/ns0:Company[1]" w:storeItemID="{6668398D-A668-4E3E-A5EB-62B293D839F1}"/>
          <w:text/>
        </w:sdtPr>
        <w:sdtEndPr/>
        <w:sdtContent>
          <w:r w:rsidR="00115497" w:rsidRPr="00405C70">
            <w:rPr>
              <w:b/>
              <w:bCs/>
              <w:sz w:val="96"/>
              <w:szCs w:val="96"/>
            </w:rPr>
            <w:t>Service Corps</w:t>
          </w:r>
        </w:sdtContent>
      </w:sdt>
    </w:p>
    <w:p w14:paraId="0AB6D4E5" w14:textId="77777777" w:rsidR="00115497" w:rsidRPr="00F358DA" w:rsidRDefault="00115497" w:rsidP="00106376">
      <w:pPr>
        <w:jc w:val="center"/>
        <w:rPr>
          <w:rStyle w:val="SubtleEmphasis"/>
        </w:rPr>
      </w:pPr>
      <w:r w:rsidRPr="00F358DA">
        <w:rPr>
          <w:rStyle w:val="SubtleEmphasis"/>
        </w:rPr>
        <w:t>Venturer Company / Rover Crew</w:t>
      </w:r>
    </w:p>
    <w:p w14:paraId="2312109D" w14:textId="77777777" w:rsidR="00115497" w:rsidRPr="00F358DA" w:rsidRDefault="00115497" w:rsidP="00106376">
      <w:pPr>
        <w:jc w:val="center"/>
        <w:rPr>
          <w:rStyle w:val="SubtleEmphasis"/>
        </w:rPr>
      </w:pPr>
      <w:r w:rsidRPr="00F358DA">
        <w:rPr>
          <w:rStyle w:val="SubtleEmphasis"/>
        </w:rPr>
        <w:t>Ranger Unit</w:t>
      </w:r>
    </w:p>
    <w:p w14:paraId="07140C17" w14:textId="77777777" w:rsidR="00115497" w:rsidRPr="001E28FC" w:rsidRDefault="00115497" w:rsidP="00F358DA"/>
    <w:p w14:paraId="2720728C" w14:textId="70056867" w:rsidR="00115497" w:rsidRPr="006B30A7" w:rsidRDefault="00572B1C" w:rsidP="00F358DA">
      <w:pPr>
        <w:pStyle w:val="Subtitle"/>
      </w:pPr>
      <w:sdt>
        <w:sdtPr>
          <w:alias w:val="Title"/>
          <w:tag w:val=""/>
          <w:id w:val="-1093698319"/>
          <w:placeholder>
            <w:docPart w:val="2FABC0A1B50D4CCFAEF5BC15BDD21D6B"/>
          </w:placeholder>
          <w:dataBinding w:prefixMappings="xmlns:ns0='http://purl.org/dc/elements/1.1/' xmlns:ns1='http://schemas.openxmlformats.org/package/2006/metadata/core-properties' " w:xpath="/ns1:coreProperties[1]/ns0:title[1]" w:storeItemID="{6C3C8BC8-F283-45AE-878A-BAB7291924A1}"/>
          <w:text/>
        </w:sdtPr>
        <w:sdtEndPr/>
        <w:sdtContent>
          <w:r w:rsidR="00115497">
            <w:t>Constitution</w:t>
          </w:r>
        </w:sdtContent>
      </w:sdt>
    </w:p>
    <w:p w14:paraId="5CFD4365" w14:textId="453BB2EF" w:rsidR="00115497" w:rsidRDefault="00115497">
      <w:r w:rsidRPr="000D0CF4">
        <w:rPr>
          <w:noProof/>
          <w:lang w:eastAsia="en-CA"/>
        </w:rPr>
        <w:drawing>
          <wp:anchor distT="0" distB="0" distL="114300" distR="114300" simplePos="0" relativeHeight="251662336" behindDoc="1" locked="0" layoutInCell="1" allowOverlap="1" wp14:anchorId="6779F4A4" wp14:editId="4CAB35D5">
            <wp:simplePos x="0" y="0"/>
            <wp:positionH relativeFrom="margin">
              <wp:posOffset>1638300</wp:posOffset>
            </wp:positionH>
            <wp:positionV relativeFrom="paragraph">
              <wp:posOffset>177585</wp:posOffset>
            </wp:positionV>
            <wp:extent cx="2666365" cy="299339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Corps Logo v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6365" cy="2993390"/>
                    </a:xfrm>
                    <a:prstGeom prst="rect">
                      <a:avLst/>
                    </a:prstGeom>
                  </pic:spPr>
                </pic:pic>
              </a:graphicData>
            </a:graphic>
          </wp:anchor>
        </w:drawing>
      </w:r>
      <w:r>
        <w:br w:type="page"/>
      </w:r>
    </w:p>
    <w:sdt>
      <w:sdtPr>
        <w:rPr>
          <w:rFonts w:ascii="Times New Roman" w:eastAsiaTheme="minorHAnsi" w:hAnsi="Times New Roman" w:cs="Times New Roman"/>
          <w:color w:val="auto"/>
          <w:szCs w:val="30"/>
        </w:rPr>
        <w:id w:val="2044317349"/>
        <w:docPartObj>
          <w:docPartGallery w:val="Table of Contents"/>
          <w:docPartUnique/>
        </w:docPartObj>
      </w:sdtPr>
      <w:sdtEndPr>
        <w:rPr>
          <w:noProof/>
        </w:rPr>
      </w:sdtEndPr>
      <w:sdtContent>
        <w:p w14:paraId="7B0F6150" w14:textId="77777777" w:rsidR="00115497" w:rsidRPr="00F358DA" w:rsidRDefault="00115497">
          <w:pPr>
            <w:pStyle w:val="TOCHeading"/>
            <w:rPr>
              <w:rStyle w:val="SubtitleChar"/>
              <w:color w:val="auto"/>
            </w:rPr>
          </w:pPr>
          <w:r w:rsidRPr="00F358DA">
            <w:rPr>
              <w:rStyle w:val="SubtitleChar"/>
              <w:color w:val="auto"/>
            </w:rPr>
            <w:t>Table of Contents</w:t>
          </w:r>
        </w:p>
        <w:p w14:paraId="15B39451" w14:textId="2B032F31" w:rsidR="00013704" w:rsidRDefault="00115497">
          <w:pPr>
            <w:pStyle w:val="TOC1"/>
            <w:rPr>
              <w:rFonts w:asciiTheme="minorHAnsi" w:eastAsiaTheme="minorEastAsia" w:hAnsiTheme="minorHAnsi" w:cstheme="minorBidi"/>
              <w:noProof/>
              <w:sz w:val="22"/>
              <w:szCs w:val="22"/>
              <w:lang w:val="en-CA" w:eastAsia="en-CA"/>
            </w:rPr>
            <w:pPrChange w:id="3" w:author="Daniel Innes" w:date="2019-01-21T14:21:00Z">
              <w:pPr>
                <w:pStyle w:val="TOC1"/>
                <w:tabs>
                  <w:tab w:val="right" w:leader="dot" w:pos="9350"/>
                </w:tabs>
              </w:pPr>
            </w:pPrChange>
          </w:pPr>
          <w:r>
            <w:rPr>
              <w:b/>
              <w:bCs/>
              <w:noProof/>
            </w:rPr>
            <w:fldChar w:fldCharType="begin"/>
          </w:r>
          <w:r>
            <w:rPr>
              <w:b/>
              <w:bCs/>
              <w:noProof/>
            </w:rPr>
            <w:instrText xml:space="preserve"> TOC \o "1-3" \h \z \u </w:instrText>
          </w:r>
          <w:r>
            <w:rPr>
              <w:b/>
              <w:bCs/>
              <w:noProof/>
            </w:rPr>
            <w:fldChar w:fldCharType="separate"/>
          </w:r>
          <w:r w:rsidR="008C7B5A">
            <w:rPr>
              <w:rStyle w:val="Hyperlink"/>
            </w:rPr>
            <w:fldChar w:fldCharType="begin"/>
          </w:r>
          <w:r w:rsidR="008C7B5A">
            <w:rPr>
              <w:rStyle w:val="Hyperlink"/>
              <w:noProof/>
            </w:rPr>
            <w:instrText xml:space="preserve"> HYPERLINK \l "_Toc527933857" </w:instrText>
          </w:r>
          <w:r w:rsidR="008C7B5A">
            <w:rPr>
              <w:rStyle w:val="Hyperlink"/>
            </w:rPr>
            <w:fldChar w:fldCharType="separate"/>
          </w:r>
          <w:r w:rsidR="00013704" w:rsidRPr="00D117F1">
            <w:rPr>
              <w:rStyle w:val="Hyperlink"/>
              <w:noProof/>
            </w:rPr>
            <w:t>SECTION ONE - NAME &amp; ESTABLISHMENT</w:t>
          </w:r>
          <w:r w:rsidR="00013704">
            <w:rPr>
              <w:noProof/>
              <w:webHidden/>
            </w:rPr>
            <w:tab/>
          </w:r>
          <w:r w:rsidR="00013704">
            <w:rPr>
              <w:noProof/>
              <w:webHidden/>
            </w:rPr>
            <w:fldChar w:fldCharType="begin"/>
          </w:r>
          <w:r w:rsidR="00013704">
            <w:rPr>
              <w:noProof/>
              <w:webHidden/>
            </w:rPr>
            <w:instrText xml:space="preserve"> PAGEREF _Toc527933857 \h </w:instrText>
          </w:r>
          <w:r w:rsidR="00013704">
            <w:rPr>
              <w:noProof/>
              <w:webHidden/>
            </w:rPr>
          </w:r>
          <w:r w:rsidR="00013704">
            <w:rPr>
              <w:noProof/>
              <w:webHidden/>
            </w:rPr>
            <w:fldChar w:fldCharType="separate"/>
          </w:r>
          <w:r w:rsidR="00433CF3">
            <w:rPr>
              <w:noProof/>
              <w:webHidden/>
            </w:rPr>
            <w:t>3</w:t>
          </w:r>
          <w:r w:rsidR="00013704">
            <w:rPr>
              <w:noProof/>
              <w:webHidden/>
            </w:rPr>
            <w:fldChar w:fldCharType="end"/>
          </w:r>
          <w:r w:rsidR="008C7B5A">
            <w:rPr>
              <w:noProof/>
            </w:rPr>
            <w:fldChar w:fldCharType="end"/>
          </w:r>
        </w:p>
        <w:p w14:paraId="254D9E33" w14:textId="1E61D6DE" w:rsidR="00013704" w:rsidRDefault="008C7B5A">
          <w:pPr>
            <w:pStyle w:val="TOC1"/>
            <w:rPr>
              <w:rFonts w:asciiTheme="minorHAnsi" w:eastAsiaTheme="minorEastAsia" w:hAnsiTheme="minorHAnsi" w:cstheme="minorBidi"/>
              <w:noProof/>
              <w:sz w:val="22"/>
              <w:szCs w:val="22"/>
              <w:lang w:val="en-CA" w:eastAsia="en-CA"/>
            </w:rPr>
            <w:pPrChange w:id="4" w:author="Daniel Innes" w:date="2019-01-21T14:21:00Z">
              <w:pPr>
                <w:pStyle w:val="TOC1"/>
                <w:tabs>
                  <w:tab w:val="right" w:leader="dot" w:pos="9350"/>
                </w:tabs>
              </w:pPr>
            </w:pPrChange>
          </w:pPr>
          <w:r>
            <w:rPr>
              <w:rStyle w:val="Hyperlink"/>
            </w:rPr>
            <w:fldChar w:fldCharType="begin"/>
          </w:r>
          <w:r>
            <w:rPr>
              <w:rStyle w:val="Hyperlink"/>
              <w:noProof/>
            </w:rPr>
            <w:instrText xml:space="preserve"> HYPERLINK \l "_Toc527933858" </w:instrText>
          </w:r>
          <w:r>
            <w:rPr>
              <w:rStyle w:val="Hyperlink"/>
            </w:rPr>
            <w:fldChar w:fldCharType="separate"/>
          </w:r>
          <w:r w:rsidR="00013704" w:rsidRPr="00D117F1">
            <w:rPr>
              <w:rStyle w:val="Hyperlink"/>
              <w:noProof/>
            </w:rPr>
            <w:t>SECTION TWO - MEMBERSHIP</w:t>
          </w:r>
          <w:r w:rsidR="00013704">
            <w:rPr>
              <w:noProof/>
              <w:webHidden/>
            </w:rPr>
            <w:tab/>
          </w:r>
          <w:r w:rsidR="00013704">
            <w:rPr>
              <w:noProof/>
              <w:webHidden/>
            </w:rPr>
            <w:fldChar w:fldCharType="begin"/>
          </w:r>
          <w:r w:rsidR="00013704">
            <w:rPr>
              <w:noProof/>
              <w:webHidden/>
            </w:rPr>
            <w:instrText xml:space="preserve"> PAGEREF _Toc527933858 \h </w:instrText>
          </w:r>
          <w:r w:rsidR="00013704">
            <w:rPr>
              <w:noProof/>
              <w:webHidden/>
            </w:rPr>
          </w:r>
          <w:r w:rsidR="00013704">
            <w:rPr>
              <w:noProof/>
              <w:webHidden/>
            </w:rPr>
            <w:fldChar w:fldCharType="separate"/>
          </w:r>
          <w:r w:rsidR="00433CF3">
            <w:rPr>
              <w:noProof/>
              <w:webHidden/>
            </w:rPr>
            <w:t>3</w:t>
          </w:r>
          <w:r w:rsidR="00013704">
            <w:rPr>
              <w:noProof/>
              <w:webHidden/>
            </w:rPr>
            <w:fldChar w:fldCharType="end"/>
          </w:r>
          <w:r>
            <w:rPr>
              <w:noProof/>
            </w:rPr>
            <w:fldChar w:fldCharType="end"/>
          </w:r>
        </w:p>
        <w:p w14:paraId="2DBADBE7" w14:textId="10C4F45F" w:rsidR="00013704" w:rsidRDefault="008C7B5A">
          <w:pPr>
            <w:pStyle w:val="TOC2"/>
            <w:rPr>
              <w:rFonts w:asciiTheme="minorHAnsi" w:eastAsiaTheme="minorEastAsia" w:hAnsiTheme="minorHAnsi" w:cstheme="minorBidi"/>
              <w:noProof/>
              <w:sz w:val="22"/>
              <w:szCs w:val="22"/>
              <w:lang w:val="en-CA" w:eastAsia="en-CA"/>
            </w:rPr>
            <w:pPrChange w:id="5" w:author="Daniel Innes" w:date="2019-01-21T14:22:00Z">
              <w:pPr>
                <w:pStyle w:val="TOC2"/>
                <w:tabs>
                  <w:tab w:val="right" w:leader="dot" w:pos="9350"/>
                </w:tabs>
              </w:pPr>
            </w:pPrChange>
          </w:pPr>
          <w:r>
            <w:rPr>
              <w:rStyle w:val="Hyperlink"/>
            </w:rPr>
            <w:fldChar w:fldCharType="begin"/>
          </w:r>
          <w:r>
            <w:rPr>
              <w:rStyle w:val="Hyperlink"/>
              <w:noProof/>
            </w:rPr>
            <w:instrText xml:space="preserve"> HYPERLINK \l "_Toc527933859" </w:instrText>
          </w:r>
          <w:r>
            <w:rPr>
              <w:rStyle w:val="Hyperlink"/>
            </w:rPr>
            <w:fldChar w:fldCharType="separate"/>
          </w:r>
          <w:r w:rsidR="00013704" w:rsidRPr="00D117F1">
            <w:rPr>
              <w:rStyle w:val="Hyperlink"/>
              <w:noProof/>
            </w:rPr>
            <w:t>Primary</w:t>
          </w:r>
          <w:r w:rsidR="00013704">
            <w:rPr>
              <w:noProof/>
              <w:webHidden/>
            </w:rPr>
            <w:tab/>
          </w:r>
          <w:r w:rsidR="00013704">
            <w:rPr>
              <w:noProof/>
              <w:webHidden/>
            </w:rPr>
            <w:fldChar w:fldCharType="begin"/>
          </w:r>
          <w:r w:rsidR="00013704">
            <w:rPr>
              <w:noProof/>
              <w:webHidden/>
            </w:rPr>
            <w:instrText xml:space="preserve"> PAGEREF _Toc527933859 \h </w:instrText>
          </w:r>
          <w:r w:rsidR="00013704">
            <w:rPr>
              <w:noProof/>
              <w:webHidden/>
            </w:rPr>
          </w:r>
          <w:r w:rsidR="00013704">
            <w:rPr>
              <w:noProof/>
              <w:webHidden/>
            </w:rPr>
            <w:fldChar w:fldCharType="separate"/>
          </w:r>
          <w:r w:rsidR="00433CF3">
            <w:rPr>
              <w:noProof/>
              <w:webHidden/>
            </w:rPr>
            <w:t>4</w:t>
          </w:r>
          <w:r w:rsidR="00013704">
            <w:rPr>
              <w:noProof/>
              <w:webHidden/>
            </w:rPr>
            <w:fldChar w:fldCharType="end"/>
          </w:r>
          <w:r>
            <w:rPr>
              <w:noProof/>
            </w:rPr>
            <w:fldChar w:fldCharType="end"/>
          </w:r>
        </w:p>
        <w:p w14:paraId="7492EA6E" w14:textId="16001743" w:rsidR="00013704" w:rsidRDefault="008C7B5A">
          <w:pPr>
            <w:pStyle w:val="TOC2"/>
            <w:rPr>
              <w:rFonts w:asciiTheme="minorHAnsi" w:eastAsiaTheme="minorEastAsia" w:hAnsiTheme="minorHAnsi" w:cstheme="minorBidi"/>
              <w:noProof/>
              <w:sz w:val="22"/>
              <w:szCs w:val="22"/>
              <w:lang w:val="en-CA" w:eastAsia="en-CA"/>
            </w:rPr>
            <w:pPrChange w:id="6" w:author="Daniel Innes" w:date="2019-01-21T14:22:00Z">
              <w:pPr>
                <w:pStyle w:val="TOC2"/>
                <w:tabs>
                  <w:tab w:val="right" w:leader="dot" w:pos="9350"/>
                </w:tabs>
              </w:pPr>
            </w:pPrChange>
          </w:pPr>
          <w:r>
            <w:rPr>
              <w:rStyle w:val="Hyperlink"/>
            </w:rPr>
            <w:fldChar w:fldCharType="begin"/>
          </w:r>
          <w:r>
            <w:rPr>
              <w:rStyle w:val="Hyperlink"/>
              <w:noProof/>
            </w:rPr>
            <w:instrText xml:space="preserve"> HYPERLINK \l "_Toc527933860" </w:instrText>
          </w:r>
          <w:r>
            <w:rPr>
              <w:rStyle w:val="Hyperlink"/>
            </w:rPr>
            <w:fldChar w:fldCharType="separate"/>
          </w:r>
          <w:r w:rsidR="00013704" w:rsidRPr="00D117F1">
            <w:rPr>
              <w:rStyle w:val="Hyperlink"/>
              <w:noProof/>
            </w:rPr>
            <w:t>Secondary</w:t>
          </w:r>
          <w:r w:rsidR="00013704">
            <w:rPr>
              <w:noProof/>
              <w:webHidden/>
            </w:rPr>
            <w:tab/>
          </w:r>
          <w:r w:rsidR="00013704">
            <w:rPr>
              <w:noProof/>
              <w:webHidden/>
            </w:rPr>
            <w:fldChar w:fldCharType="begin"/>
          </w:r>
          <w:r w:rsidR="00013704">
            <w:rPr>
              <w:noProof/>
              <w:webHidden/>
            </w:rPr>
            <w:instrText xml:space="preserve"> PAGEREF _Toc527933860 \h </w:instrText>
          </w:r>
          <w:r w:rsidR="00013704">
            <w:rPr>
              <w:noProof/>
              <w:webHidden/>
            </w:rPr>
          </w:r>
          <w:r w:rsidR="00013704">
            <w:rPr>
              <w:noProof/>
              <w:webHidden/>
            </w:rPr>
            <w:fldChar w:fldCharType="separate"/>
          </w:r>
          <w:r w:rsidR="00433CF3">
            <w:rPr>
              <w:noProof/>
              <w:webHidden/>
            </w:rPr>
            <w:t>4</w:t>
          </w:r>
          <w:r w:rsidR="00013704">
            <w:rPr>
              <w:noProof/>
              <w:webHidden/>
            </w:rPr>
            <w:fldChar w:fldCharType="end"/>
          </w:r>
          <w:r>
            <w:rPr>
              <w:noProof/>
            </w:rPr>
            <w:fldChar w:fldCharType="end"/>
          </w:r>
        </w:p>
        <w:p w14:paraId="43388309" w14:textId="528F9B57" w:rsidR="00013704" w:rsidRDefault="008C7B5A">
          <w:pPr>
            <w:pStyle w:val="TOC2"/>
            <w:rPr>
              <w:rFonts w:asciiTheme="minorHAnsi" w:eastAsiaTheme="minorEastAsia" w:hAnsiTheme="minorHAnsi" w:cstheme="minorBidi"/>
              <w:noProof/>
              <w:sz w:val="22"/>
              <w:szCs w:val="22"/>
              <w:lang w:val="en-CA" w:eastAsia="en-CA"/>
            </w:rPr>
            <w:pPrChange w:id="7" w:author="Daniel Innes" w:date="2019-01-21T14:22:00Z">
              <w:pPr>
                <w:pStyle w:val="TOC2"/>
                <w:tabs>
                  <w:tab w:val="right" w:leader="dot" w:pos="9350"/>
                </w:tabs>
              </w:pPr>
            </w:pPrChange>
          </w:pPr>
          <w:r>
            <w:rPr>
              <w:rStyle w:val="Hyperlink"/>
            </w:rPr>
            <w:fldChar w:fldCharType="begin"/>
          </w:r>
          <w:r>
            <w:rPr>
              <w:rStyle w:val="Hyperlink"/>
              <w:noProof/>
            </w:rPr>
            <w:instrText xml:space="preserve"> HYPERLINK \l "_Toc527933861" </w:instrText>
          </w:r>
          <w:r>
            <w:rPr>
              <w:rStyle w:val="Hyperlink"/>
            </w:rPr>
            <w:fldChar w:fldCharType="separate"/>
          </w:r>
          <w:r w:rsidR="00013704" w:rsidRPr="00D117F1">
            <w:rPr>
              <w:rStyle w:val="Hyperlink"/>
              <w:noProof/>
            </w:rPr>
            <w:t>Auxiliary</w:t>
          </w:r>
          <w:r w:rsidR="00013704">
            <w:rPr>
              <w:noProof/>
              <w:webHidden/>
            </w:rPr>
            <w:tab/>
          </w:r>
          <w:r w:rsidR="00013704">
            <w:rPr>
              <w:noProof/>
              <w:webHidden/>
            </w:rPr>
            <w:fldChar w:fldCharType="begin"/>
          </w:r>
          <w:r w:rsidR="00013704">
            <w:rPr>
              <w:noProof/>
              <w:webHidden/>
            </w:rPr>
            <w:instrText xml:space="preserve"> PAGEREF _Toc527933861 \h </w:instrText>
          </w:r>
          <w:r w:rsidR="00013704">
            <w:rPr>
              <w:noProof/>
              <w:webHidden/>
            </w:rPr>
          </w:r>
          <w:r w:rsidR="00013704">
            <w:rPr>
              <w:noProof/>
              <w:webHidden/>
            </w:rPr>
            <w:fldChar w:fldCharType="separate"/>
          </w:r>
          <w:r w:rsidR="00433CF3">
            <w:rPr>
              <w:noProof/>
              <w:webHidden/>
            </w:rPr>
            <w:t>4</w:t>
          </w:r>
          <w:r w:rsidR="00013704">
            <w:rPr>
              <w:noProof/>
              <w:webHidden/>
            </w:rPr>
            <w:fldChar w:fldCharType="end"/>
          </w:r>
          <w:r>
            <w:rPr>
              <w:noProof/>
            </w:rPr>
            <w:fldChar w:fldCharType="end"/>
          </w:r>
        </w:p>
        <w:p w14:paraId="6A07BA85" w14:textId="4719A016" w:rsidR="00013704" w:rsidRDefault="008C7B5A">
          <w:pPr>
            <w:pStyle w:val="TOC1"/>
            <w:rPr>
              <w:rFonts w:asciiTheme="minorHAnsi" w:eastAsiaTheme="minorEastAsia" w:hAnsiTheme="minorHAnsi" w:cstheme="minorBidi"/>
              <w:noProof/>
              <w:sz w:val="22"/>
              <w:szCs w:val="22"/>
              <w:lang w:val="en-CA" w:eastAsia="en-CA"/>
            </w:rPr>
            <w:pPrChange w:id="8" w:author="Daniel Innes" w:date="2019-01-21T14:21:00Z">
              <w:pPr>
                <w:pStyle w:val="TOC1"/>
                <w:tabs>
                  <w:tab w:val="right" w:leader="dot" w:pos="9350"/>
                </w:tabs>
              </w:pPr>
            </w:pPrChange>
          </w:pPr>
          <w:r>
            <w:rPr>
              <w:rStyle w:val="Hyperlink"/>
            </w:rPr>
            <w:fldChar w:fldCharType="begin"/>
          </w:r>
          <w:r>
            <w:rPr>
              <w:rStyle w:val="Hyperlink"/>
              <w:noProof/>
            </w:rPr>
            <w:instrText xml:space="preserve"> HYPERLINK \l "_Toc527933862" </w:instrText>
          </w:r>
          <w:r>
            <w:rPr>
              <w:rStyle w:val="Hyperlink"/>
            </w:rPr>
            <w:fldChar w:fldCharType="separate"/>
          </w:r>
          <w:r w:rsidR="00013704" w:rsidRPr="00D117F1">
            <w:rPr>
              <w:rStyle w:val="Hyperlink"/>
              <w:noProof/>
            </w:rPr>
            <w:t>SECTION THREE – EXECUTIVE</w:t>
          </w:r>
          <w:r w:rsidR="00013704">
            <w:rPr>
              <w:noProof/>
              <w:webHidden/>
            </w:rPr>
            <w:tab/>
          </w:r>
          <w:r w:rsidR="00013704">
            <w:rPr>
              <w:noProof/>
              <w:webHidden/>
            </w:rPr>
            <w:fldChar w:fldCharType="begin"/>
          </w:r>
          <w:r w:rsidR="00013704">
            <w:rPr>
              <w:noProof/>
              <w:webHidden/>
            </w:rPr>
            <w:instrText xml:space="preserve"> PAGEREF _Toc527933862 \h </w:instrText>
          </w:r>
          <w:r w:rsidR="00013704">
            <w:rPr>
              <w:noProof/>
              <w:webHidden/>
            </w:rPr>
          </w:r>
          <w:r w:rsidR="00013704">
            <w:rPr>
              <w:noProof/>
              <w:webHidden/>
            </w:rPr>
            <w:fldChar w:fldCharType="separate"/>
          </w:r>
          <w:r w:rsidR="00433CF3">
            <w:rPr>
              <w:noProof/>
              <w:webHidden/>
            </w:rPr>
            <w:t>5</w:t>
          </w:r>
          <w:r w:rsidR="00013704">
            <w:rPr>
              <w:noProof/>
              <w:webHidden/>
            </w:rPr>
            <w:fldChar w:fldCharType="end"/>
          </w:r>
          <w:r>
            <w:rPr>
              <w:noProof/>
            </w:rPr>
            <w:fldChar w:fldCharType="end"/>
          </w:r>
        </w:p>
        <w:p w14:paraId="458B80BE" w14:textId="765BF04E" w:rsidR="00013704" w:rsidRDefault="008C7B5A">
          <w:pPr>
            <w:pStyle w:val="TOC2"/>
            <w:rPr>
              <w:rFonts w:asciiTheme="minorHAnsi" w:eastAsiaTheme="minorEastAsia" w:hAnsiTheme="minorHAnsi" w:cstheme="minorBidi"/>
              <w:noProof/>
              <w:sz w:val="22"/>
              <w:szCs w:val="22"/>
              <w:lang w:val="en-CA" w:eastAsia="en-CA"/>
            </w:rPr>
            <w:pPrChange w:id="9" w:author="Daniel Innes" w:date="2019-01-21T14:22:00Z">
              <w:pPr>
                <w:pStyle w:val="TOC2"/>
                <w:tabs>
                  <w:tab w:val="right" w:leader="dot" w:pos="9350"/>
                </w:tabs>
              </w:pPr>
            </w:pPrChange>
          </w:pPr>
          <w:r>
            <w:rPr>
              <w:rStyle w:val="Hyperlink"/>
            </w:rPr>
            <w:fldChar w:fldCharType="begin"/>
          </w:r>
          <w:r>
            <w:rPr>
              <w:rStyle w:val="Hyperlink"/>
              <w:noProof/>
            </w:rPr>
            <w:instrText xml:space="preserve"> HYPERLINK \l "_Toc527933863" </w:instrText>
          </w:r>
          <w:r>
            <w:rPr>
              <w:rStyle w:val="Hyperlink"/>
            </w:rPr>
            <w:fldChar w:fldCharType="separate"/>
          </w:r>
          <w:r w:rsidR="00013704" w:rsidRPr="00D117F1">
            <w:rPr>
              <w:rStyle w:val="Hyperlink"/>
              <w:noProof/>
            </w:rPr>
            <w:t>Duties of the President:</w:t>
          </w:r>
          <w:r w:rsidR="00013704">
            <w:rPr>
              <w:noProof/>
              <w:webHidden/>
            </w:rPr>
            <w:tab/>
          </w:r>
          <w:r w:rsidR="00013704">
            <w:rPr>
              <w:noProof/>
              <w:webHidden/>
            </w:rPr>
            <w:fldChar w:fldCharType="begin"/>
          </w:r>
          <w:r w:rsidR="00013704">
            <w:rPr>
              <w:noProof/>
              <w:webHidden/>
            </w:rPr>
            <w:instrText xml:space="preserve"> PAGEREF _Toc527933863 \h </w:instrText>
          </w:r>
          <w:r w:rsidR="00013704">
            <w:rPr>
              <w:noProof/>
              <w:webHidden/>
            </w:rPr>
          </w:r>
          <w:r w:rsidR="00013704">
            <w:rPr>
              <w:noProof/>
              <w:webHidden/>
            </w:rPr>
            <w:fldChar w:fldCharType="separate"/>
          </w:r>
          <w:r w:rsidR="00433CF3">
            <w:rPr>
              <w:noProof/>
              <w:webHidden/>
            </w:rPr>
            <w:t>5</w:t>
          </w:r>
          <w:r w:rsidR="00013704">
            <w:rPr>
              <w:noProof/>
              <w:webHidden/>
            </w:rPr>
            <w:fldChar w:fldCharType="end"/>
          </w:r>
          <w:r>
            <w:rPr>
              <w:noProof/>
            </w:rPr>
            <w:fldChar w:fldCharType="end"/>
          </w:r>
        </w:p>
        <w:p w14:paraId="13D6DF9A" w14:textId="77770F78" w:rsidR="00013704" w:rsidRDefault="008C7B5A">
          <w:pPr>
            <w:pStyle w:val="TOC2"/>
            <w:rPr>
              <w:rFonts w:asciiTheme="minorHAnsi" w:eastAsiaTheme="minorEastAsia" w:hAnsiTheme="minorHAnsi" w:cstheme="minorBidi"/>
              <w:noProof/>
              <w:sz w:val="22"/>
              <w:szCs w:val="22"/>
              <w:lang w:val="en-CA" w:eastAsia="en-CA"/>
            </w:rPr>
            <w:pPrChange w:id="10" w:author="Daniel Innes" w:date="2019-01-21T14:22:00Z">
              <w:pPr>
                <w:pStyle w:val="TOC2"/>
                <w:tabs>
                  <w:tab w:val="right" w:leader="dot" w:pos="9350"/>
                </w:tabs>
              </w:pPr>
            </w:pPrChange>
          </w:pPr>
          <w:r>
            <w:rPr>
              <w:rStyle w:val="Hyperlink"/>
            </w:rPr>
            <w:fldChar w:fldCharType="begin"/>
          </w:r>
          <w:r>
            <w:rPr>
              <w:rStyle w:val="Hyperlink"/>
              <w:noProof/>
            </w:rPr>
            <w:instrText xml:space="preserve"> HYPERLINK \l "_Toc527933864" </w:instrText>
          </w:r>
          <w:r>
            <w:rPr>
              <w:rStyle w:val="Hyperlink"/>
            </w:rPr>
            <w:fldChar w:fldCharType="separate"/>
          </w:r>
          <w:r w:rsidR="00013704" w:rsidRPr="00D117F1">
            <w:rPr>
              <w:rStyle w:val="Hyperlink"/>
              <w:noProof/>
            </w:rPr>
            <w:t>Duties of the Vice-President:</w:t>
          </w:r>
          <w:r w:rsidR="00013704">
            <w:rPr>
              <w:noProof/>
              <w:webHidden/>
            </w:rPr>
            <w:tab/>
          </w:r>
          <w:r w:rsidR="00013704">
            <w:rPr>
              <w:noProof/>
              <w:webHidden/>
            </w:rPr>
            <w:fldChar w:fldCharType="begin"/>
          </w:r>
          <w:r w:rsidR="00013704">
            <w:rPr>
              <w:noProof/>
              <w:webHidden/>
            </w:rPr>
            <w:instrText xml:space="preserve"> PAGEREF _Toc527933864 \h </w:instrText>
          </w:r>
          <w:r w:rsidR="00013704">
            <w:rPr>
              <w:noProof/>
              <w:webHidden/>
            </w:rPr>
          </w:r>
          <w:r w:rsidR="00013704">
            <w:rPr>
              <w:noProof/>
              <w:webHidden/>
            </w:rPr>
            <w:fldChar w:fldCharType="separate"/>
          </w:r>
          <w:r w:rsidR="00433CF3">
            <w:rPr>
              <w:noProof/>
              <w:webHidden/>
            </w:rPr>
            <w:t>5</w:t>
          </w:r>
          <w:r w:rsidR="00013704">
            <w:rPr>
              <w:noProof/>
              <w:webHidden/>
            </w:rPr>
            <w:fldChar w:fldCharType="end"/>
          </w:r>
          <w:r>
            <w:rPr>
              <w:noProof/>
            </w:rPr>
            <w:fldChar w:fldCharType="end"/>
          </w:r>
        </w:p>
        <w:p w14:paraId="354CE3F9" w14:textId="70848DB7" w:rsidR="00013704" w:rsidRDefault="008C7B5A">
          <w:pPr>
            <w:pStyle w:val="TOC2"/>
            <w:rPr>
              <w:rFonts w:asciiTheme="minorHAnsi" w:eastAsiaTheme="minorEastAsia" w:hAnsiTheme="minorHAnsi" w:cstheme="minorBidi"/>
              <w:noProof/>
              <w:sz w:val="22"/>
              <w:szCs w:val="22"/>
              <w:lang w:val="en-CA" w:eastAsia="en-CA"/>
            </w:rPr>
            <w:pPrChange w:id="11" w:author="Daniel Innes" w:date="2019-01-21T14:22:00Z">
              <w:pPr>
                <w:pStyle w:val="TOC2"/>
                <w:tabs>
                  <w:tab w:val="right" w:leader="dot" w:pos="9350"/>
                </w:tabs>
              </w:pPr>
            </w:pPrChange>
          </w:pPr>
          <w:r>
            <w:rPr>
              <w:rStyle w:val="Hyperlink"/>
            </w:rPr>
            <w:fldChar w:fldCharType="begin"/>
          </w:r>
          <w:r>
            <w:rPr>
              <w:rStyle w:val="Hyperlink"/>
              <w:noProof/>
            </w:rPr>
            <w:instrText xml:space="preserve"> HYPERLINK \l "_Toc527933865" </w:instrText>
          </w:r>
          <w:r>
            <w:rPr>
              <w:rStyle w:val="Hyperlink"/>
            </w:rPr>
            <w:fldChar w:fldCharType="separate"/>
          </w:r>
          <w:r w:rsidR="00013704" w:rsidRPr="00D117F1">
            <w:rPr>
              <w:rStyle w:val="Hyperlink"/>
              <w:noProof/>
            </w:rPr>
            <w:t>Duties of the Secretary:</w:t>
          </w:r>
          <w:r w:rsidR="00013704">
            <w:rPr>
              <w:noProof/>
              <w:webHidden/>
            </w:rPr>
            <w:tab/>
          </w:r>
          <w:r w:rsidR="00013704">
            <w:rPr>
              <w:noProof/>
              <w:webHidden/>
            </w:rPr>
            <w:fldChar w:fldCharType="begin"/>
          </w:r>
          <w:r w:rsidR="00013704">
            <w:rPr>
              <w:noProof/>
              <w:webHidden/>
            </w:rPr>
            <w:instrText xml:space="preserve"> PAGEREF _Toc527933865 \h </w:instrText>
          </w:r>
          <w:r w:rsidR="00013704">
            <w:rPr>
              <w:noProof/>
              <w:webHidden/>
            </w:rPr>
          </w:r>
          <w:r w:rsidR="00013704">
            <w:rPr>
              <w:noProof/>
              <w:webHidden/>
            </w:rPr>
            <w:fldChar w:fldCharType="separate"/>
          </w:r>
          <w:r w:rsidR="00433CF3">
            <w:rPr>
              <w:noProof/>
              <w:webHidden/>
            </w:rPr>
            <w:t>5</w:t>
          </w:r>
          <w:r w:rsidR="00013704">
            <w:rPr>
              <w:noProof/>
              <w:webHidden/>
            </w:rPr>
            <w:fldChar w:fldCharType="end"/>
          </w:r>
          <w:r>
            <w:rPr>
              <w:noProof/>
            </w:rPr>
            <w:fldChar w:fldCharType="end"/>
          </w:r>
        </w:p>
        <w:p w14:paraId="61D296CE" w14:textId="5ED0AA7E" w:rsidR="00013704" w:rsidRDefault="008C7B5A">
          <w:pPr>
            <w:pStyle w:val="TOC2"/>
            <w:rPr>
              <w:rFonts w:asciiTheme="minorHAnsi" w:eastAsiaTheme="minorEastAsia" w:hAnsiTheme="minorHAnsi" w:cstheme="minorBidi"/>
              <w:noProof/>
              <w:sz w:val="22"/>
              <w:szCs w:val="22"/>
              <w:lang w:val="en-CA" w:eastAsia="en-CA"/>
            </w:rPr>
            <w:pPrChange w:id="12" w:author="Daniel Innes" w:date="2019-01-21T14:22:00Z">
              <w:pPr>
                <w:pStyle w:val="TOC2"/>
                <w:tabs>
                  <w:tab w:val="right" w:leader="dot" w:pos="9350"/>
                </w:tabs>
              </w:pPr>
            </w:pPrChange>
          </w:pPr>
          <w:r>
            <w:rPr>
              <w:rStyle w:val="Hyperlink"/>
            </w:rPr>
            <w:fldChar w:fldCharType="begin"/>
          </w:r>
          <w:r>
            <w:rPr>
              <w:rStyle w:val="Hyperlink"/>
              <w:noProof/>
            </w:rPr>
            <w:instrText xml:space="preserve"> HYPERLINK \l "_Toc527933866" </w:instrText>
          </w:r>
          <w:r>
            <w:rPr>
              <w:rStyle w:val="Hyperlink"/>
            </w:rPr>
            <w:fldChar w:fldCharType="separate"/>
          </w:r>
          <w:r w:rsidR="00013704" w:rsidRPr="00D117F1">
            <w:rPr>
              <w:rStyle w:val="Hyperlink"/>
              <w:noProof/>
            </w:rPr>
            <w:t>Duties of the Treasurer:</w:t>
          </w:r>
          <w:r w:rsidR="00013704">
            <w:rPr>
              <w:noProof/>
              <w:webHidden/>
            </w:rPr>
            <w:tab/>
          </w:r>
          <w:r w:rsidR="00013704">
            <w:rPr>
              <w:noProof/>
              <w:webHidden/>
            </w:rPr>
            <w:fldChar w:fldCharType="begin"/>
          </w:r>
          <w:r w:rsidR="00013704">
            <w:rPr>
              <w:noProof/>
              <w:webHidden/>
            </w:rPr>
            <w:instrText xml:space="preserve"> PAGEREF _Toc527933866 \h </w:instrText>
          </w:r>
          <w:r w:rsidR="00013704">
            <w:rPr>
              <w:noProof/>
              <w:webHidden/>
            </w:rPr>
          </w:r>
          <w:r w:rsidR="00013704">
            <w:rPr>
              <w:noProof/>
              <w:webHidden/>
            </w:rPr>
            <w:fldChar w:fldCharType="separate"/>
          </w:r>
          <w:r w:rsidR="00433CF3">
            <w:rPr>
              <w:noProof/>
              <w:webHidden/>
            </w:rPr>
            <w:t>6</w:t>
          </w:r>
          <w:r w:rsidR="00013704">
            <w:rPr>
              <w:noProof/>
              <w:webHidden/>
            </w:rPr>
            <w:fldChar w:fldCharType="end"/>
          </w:r>
          <w:r>
            <w:rPr>
              <w:noProof/>
            </w:rPr>
            <w:fldChar w:fldCharType="end"/>
          </w:r>
        </w:p>
        <w:p w14:paraId="66F04463" w14:textId="011DDDB4" w:rsidR="00013704" w:rsidRDefault="008C7B5A">
          <w:pPr>
            <w:pStyle w:val="TOC2"/>
            <w:rPr>
              <w:rFonts w:asciiTheme="minorHAnsi" w:eastAsiaTheme="minorEastAsia" w:hAnsiTheme="minorHAnsi" w:cstheme="minorBidi"/>
              <w:noProof/>
              <w:sz w:val="22"/>
              <w:szCs w:val="22"/>
              <w:lang w:val="en-CA" w:eastAsia="en-CA"/>
            </w:rPr>
            <w:pPrChange w:id="13" w:author="Daniel Innes" w:date="2019-01-21T14:22:00Z">
              <w:pPr>
                <w:pStyle w:val="TOC2"/>
                <w:tabs>
                  <w:tab w:val="right" w:leader="dot" w:pos="9350"/>
                </w:tabs>
              </w:pPr>
            </w:pPrChange>
          </w:pPr>
          <w:r>
            <w:rPr>
              <w:rStyle w:val="Hyperlink"/>
            </w:rPr>
            <w:fldChar w:fldCharType="begin"/>
          </w:r>
          <w:r>
            <w:rPr>
              <w:rStyle w:val="Hyperlink"/>
              <w:noProof/>
            </w:rPr>
            <w:instrText xml:space="preserve"> HYPERLINK \l "_Toc527933867" </w:instrText>
          </w:r>
          <w:r>
            <w:rPr>
              <w:rStyle w:val="Hyperlink"/>
            </w:rPr>
            <w:fldChar w:fldCharType="separate"/>
          </w:r>
          <w:r w:rsidR="00013704" w:rsidRPr="00D117F1">
            <w:rPr>
              <w:rStyle w:val="Hyperlink"/>
              <w:noProof/>
            </w:rPr>
            <w:t>Duties of the Quartermaster:</w:t>
          </w:r>
          <w:r w:rsidR="00013704">
            <w:rPr>
              <w:noProof/>
              <w:webHidden/>
            </w:rPr>
            <w:tab/>
          </w:r>
          <w:r w:rsidR="00013704">
            <w:rPr>
              <w:noProof/>
              <w:webHidden/>
            </w:rPr>
            <w:fldChar w:fldCharType="begin"/>
          </w:r>
          <w:r w:rsidR="00013704">
            <w:rPr>
              <w:noProof/>
              <w:webHidden/>
            </w:rPr>
            <w:instrText xml:space="preserve"> PAGEREF _Toc527933867 \h </w:instrText>
          </w:r>
          <w:r w:rsidR="00013704">
            <w:rPr>
              <w:noProof/>
              <w:webHidden/>
            </w:rPr>
          </w:r>
          <w:r w:rsidR="00013704">
            <w:rPr>
              <w:noProof/>
              <w:webHidden/>
            </w:rPr>
            <w:fldChar w:fldCharType="separate"/>
          </w:r>
          <w:r w:rsidR="00433CF3">
            <w:rPr>
              <w:noProof/>
              <w:webHidden/>
            </w:rPr>
            <w:t>6</w:t>
          </w:r>
          <w:r w:rsidR="00013704">
            <w:rPr>
              <w:noProof/>
              <w:webHidden/>
            </w:rPr>
            <w:fldChar w:fldCharType="end"/>
          </w:r>
          <w:r>
            <w:rPr>
              <w:noProof/>
            </w:rPr>
            <w:fldChar w:fldCharType="end"/>
          </w:r>
        </w:p>
        <w:p w14:paraId="2A7C64DB" w14:textId="29C40DF5" w:rsidR="00013704" w:rsidRDefault="008C7B5A">
          <w:pPr>
            <w:pStyle w:val="TOC2"/>
            <w:rPr>
              <w:rFonts w:asciiTheme="minorHAnsi" w:eastAsiaTheme="minorEastAsia" w:hAnsiTheme="minorHAnsi" w:cstheme="minorBidi"/>
              <w:noProof/>
              <w:sz w:val="22"/>
              <w:szCs w:val="22"/>
              <w:lang w:val="en-CA" w:eastAsia="en-CA"/>
            </w:rPr>
            <w:pPrChange w:id="14" w:author="Daniel Innes" w:date="2019-01-21T14:22:00Z">
              <w:pPr>
                <w:pStyle w:val="TOC2"/>
                <w:tabs>
                  <w:tab w:val="right" w:leader="dot" w:pos="9350"/>
                </w:tabs>
              </w:pPr>
            </w:pPrChange>
          </w:pPr>
          <w:r>
            <w:rPr>
              <w:rStyle w:val="Hyperlink"/>
            </w:rPr>
            <w:fldChar w:fldCharType="begin"/>
          </w:r>
          <w:r>
            <w:rPr>
              <w:rStyle w:val="Hyperlink"/>
              <w:noProof/>
            </w:rPr>
            <w:instrText xml:space="preserve"> HYPERLINK \l "_Toc527933868" </w:instrText>
          </w:r>
          <w:r>
            <w:rPr>
              <w:rStyle w:val="Hyperlink"/>
            </w:rPr>
            <w:fldChar w:fldCharType="separate"/>
          </w:r>
          <w:r w:rsidR="00013704" w:rsidRPr="00D117F1">
            <w:rPr>
              <w:rStyle w:val="Hyperlink"/>
              <w:noProof/>
            </w:rPr>
            <w:t>Duties of the Master at Arms:</w:t>
          </w:r>
          <w:r w:rsidR="00013704">
            <w:rPr>
              <w:noProof/>
              <w:webHidden/>
            </w:rPr>
            <w:tab/>
          </w:r>
          <w:r w:rsidR="00013704">
            <w:rPr>
              <w:noProof/>
              <w:webHidden/>
            </w:rPr>
            <w:fldChar w:fldCharType="begin"/>
          </w:r>
          <w:r w:rsidR="00013704">
            <w:rPr>
              <w:noProof/>
              <w:webHidden/>
            </w:rPr>
            <w:instrText xml:space="preserve"> PAGEREF _Toc527933868 \h </w:instrText>
          </w:r>
          <w:r w:rsidR="00013704">
            <w:rPr>
              <w:noProof/>
              <w:webHidden/>
            </w:rPr>
          </w:r>
          <w:r w:rsidR="00013704">
            <w:rPr>
              <w:noProof/>
              <w:webHidden/>
            </w:rPr>
            <w:fldChar w:fldCharType="separate"/>
          </w:r>
          <w:r w:rsidR="00433CF3">
            <w:rPr>
              <w:noProof/>
              <w:webHidden/>
            </w:rPr>
            <w:t>6</w:t>
          </w:r>
          <w:r w:rsidR="00013704">
            <w:rPr>
              <w:noProof/>
              <w:webHidden/>
            </w:rPr>
            <w:fldChar w:fldCharType="end"/>
          </w:r>
          <w:r>
            <w:rPr>
              <w:noProof/>
            </w:rPr>
            <w:fldChar w:fldCharType="end"/>
          </w:r>
        </w:p>
        <w:p w14:paraId="0135E5B4" w14:textId="0DDA3169" w:rsidR="00013704" w:rsidRDefault="008C7B5A">
          <w:pPr>
            <w:pStyle w:val="TOC2"/>
            <w:rPr>
              <w:rFonts w:asciiTheme="minorHAnsi" w:eastAsiaTheme="minorEastAsia" w:hAnsiTheme="minorHAnsi" w:cstheme="minorBidi"/>
              <w:noProof/>
              <w:sz w:val="22"/>
              <w:szCs w:val="22"/>
              <w:lang w:val="en-CA" w:eastAsia="en-CA"/>
            </w:rPr>
            <w:pPrChange w:id="15" w:author="Daniel Innes" w:date="2019-01-21T14:22:00Z">
              <w:pPr>
                <w:pStyle w:val="TOC2"/>
                <w:tabs>
                  <w:tab w:val="right" w:leader="dot" w:pos="9350"/>
                </w:tabs>
              </w:pPr>
            </w:pPrChange>
          </w:pPr>
          <w:r>
            <w:rPr>
              <w:rStyle w:val="Hyperlink"/>
            </w:rPr>
            <w:fldChar w:fldCharType="begin"/>
          </w:r>
          <w:r>
            <w:rPr>
              <w:rStyle w:val="Hyperlink"/>
              <w:noProof/>
            </w:rPr>
            <w:instrText xml:space="preserve"> HYPERLINK \l "_Toc527933869" </w:instrText>
          </w:r>
          <w:r>
            <w:rPr>
              <w:rStyle w:val="Hyperlink"/>
            </w:rPr>
            <w:fldChar w:fldCharType="separate"/>
          </w:r>
          <w:r w:rsidR="00013704" w:rsidRPr="00D117F1">
            <w:rPr>
              <w:rStyle w:val="Hyperlink"/>
              <w:noProof/>
            </w:rPr>
            <w:t>Duties of the Advisors:</w:t>
          </w:r>
          <w:r w:rsidR="00013704">
            <w:rPr>
              <w:noProof/>
              <w:webHidden/>
            </w:rPr>
            <w:tab/>
          </w:r>
          <w:r w:rsidR="00013704">
            <w:rPr>
              <w:noProof/>
              <w:webHidden/>
            </w:rPr>
            <w:fldChar w:fldCharType="begin"/>
          </w:r>
          <w:r w:rsidR="00013704">
            <w:rPr>
              <w:noProof/>
              <w:webHidden/>
            </w:rPr>
            <w:instrText xml:space="preserve"> PAGEREF _Toc527933869 \h </w:instrText>
          </w:r>
          <w:r w:rsidR="00013704">
            <w:rPr>
              <w:noProof/>
              <w:webHidden/>
            </w:rPr>
          </w:r>
          <w:r w:rsidR="00013704">
            <w:rPr>
              <w:noProof/>
              <w:webHidden/>
            </w:rPr>
            <w:fldChar w:fldCharType="separate"/>
          </w:r>
          <w:r w:rsidR="00433CF3">
            <w:rPr>
              <w:noProof/>
              <w:webHidden/>
            </w:rPr>
            <w:t>6</w:t>
          </w:r>
          <w:r w:rsidR="00013704">
            <w:rPr>
              <w:noProof/>
              <w:webHidden/>
            </w:rPr>
            <w:fldChar w:fldCharType="end"/>
          </w:r>
          <w:r>
            <w:rPr>
              <w:noProof/>
            </w:rPr>
            <w:fldChar w:fldCharType="end"/>
          </w:r>
        </w:p>
        <w:p w14:paraId="0BB9CA17" w14:textId="32B56E55" w:rsidR="00013704" w:rsidRDefault="008C7B5A">
          <w:pPr>
            <w:pStyle w:val="TOC1"/>
            <w:rPr>
              <w:rFonts w:asciiTheme="minorHAnsi" w:eastAsiaTheme="minorEastAsia" w:hAnsiTheme="minorHAnsi" w:cstheme="minorBidi"/>
              <w:noProof/>
              <w:sz w:val="22"/>
              <w:szCs w:val="22"/>
              <w:lang w:val="en-CA" w:eastAsia="en-CA"/>
            </w:rPr>
            <w:pPrChange w:id="16" w:author="Daniel Innes" w:date="2019-01-21T14:21:00Z">
              <w:pPr>
                <w:pStyle w:val="TOC1"/>
                <w:tabs>
                  <w:tab w:val="right" w:leader="dot" w:pos="9350"/>
                </w:tabs>
              </w:pPr>
            </w:pPrChange>
          </w:pPr>
          <w:r>
            <w:rPr>
              <w:rStyle w:val="Hyperlink"/>
            </w:rPr>
            <w:fldChar w:fldCharType="begin"/>
          </w:r>
          <w:r>
            <w:rPr>
              <w:rStyle w:val="Hyperlink"/>
              <w:noProof/>
            </w:rPr>
            <w:instrText xml:space="preserve"> HYPERLINK \l "_Toc527933870" </w:instrText>
          </w:r>
          <w:r>
            <w:rPr>
              <w:rStyle w:val="Hyperlink"/>
            </w:rPr>
            <w:fldChar w:fldCharType="separate"/>
          </w:r>
          <w:r w:rsidR="00013704" w:rsidRPr="00D117F1">
            <w:rPr>
              <w:rStyle w:val="Hyperlink"/>
              <w:noProof/>
            </w:rPr>
            <w:t>SECTION FOUR – PROGRAM</w:t>
          </w:r>
          <w:r w:rsidR="00013704">
            <w:rPr>
              <w:noProof/>
              <w:webHidden/>
            </w:rPr>
            <w:tab/>
          </w:r>
          <w:r w:rsidR="00013704">
            <w:rPr>
              <w:noProof/>
              <w:webHidden/>
            </w:rPr>
            <w:fldChar w:fldCharType="begin"/>
          </w:r>
          <w:r w:rsidR="00013704">
            <w:rPr>
              <w:noProof/>
              <w:webHidden/>
            </w:rPr>
            <w:instrText xml:space="preserve"> PAGEREF _Toc527933870 \h </w:instrText>
          </w:r>
          <w:r w:rsidR="00013704">
            <w:rPr>
              <w:noProof/>
              <w:webHidden/>
            </w:rPr>
          </w:r>
          <w:r w:rsidR="00013704">
            <w:rPr>
              <w:noProof/>
              <w:webHidden/>
            </w:rPr>
            <w:fldChar w:fldCharType="separate"/>
          </w:r>
          <w:r w:rsidR="00433CF3">
            <w:rPr>
              <w:noProof/>
              <w:webHidden/>
            </w:rPr>
            <w:t>6</w:t>
          </w:r>
          <w:r w:rsidR="00013704">
            <w:rPr>
              <w:noProof/>
              <w:webHidden/>
            </w:rPr>
            <w:fldChar w:fldCharType="end"/>
          </w:r>
          <w:r>
            <w:rPr>
              <w:noProof/>
            </w:rPr>
            <w:fldChar w:fldCharType="end"/>
          </w:r>
        </w:p>
        <w:p w14:paraId="718A8176" w14:textId="10FD2793" w:rsidR="00013704" w:rsidRDefault="008C7B5A">
          <w:pPr>
            <w:pStyle w:val="TOC1"/>
            <w:rPr>
              <w:rFonts w:asciiTheme="minorHAnsi" w:eastAsiaTheme="minorEastAsia" w:hAnsiTheme="minorHAnsi" w:cstheme="minorBidi"/>
              <w:noProof/>
              <w:sz w:val="22"/>
              <w:szCs w:val="22"/>
              <w:lang w:val="en-CA" w:eastAsia="en-CA"/>
            </w:rPr>
            <w:pPrChange w:id="17" w:author="Daniel Innes" w:date="2019-01-21T14:21:00Z">
              <w:pPr>
                <w:pStyle w:val="TOC1"/>
                <w:tabs>
                  <w:tab w:val="right" w:leader="dot" w:pos="9350"/>
                </w:tabs>
              </w:pPr>
            </w:pPrChange>
          </w:pPr>
          <w:r>
            <w:rPr>
              <w:rStyle w:val="Hyperlink"/>
            </w:rPr>
            <w:fldChar w:fldCharType="begin"/>
          </w:r>
          <w:r>
            <w:rPr>
              <w:rStyle w:val="Hyperlink"/>
              <w:noProof/>
            </w:rPr>
            <w:instrText xml:space="preserve"> HYPERLINK \l "_Toc527933871" </w:instrText>
          </w:r>
          <w:r>
            <w:rPr>
              <w:rStyle w:val="Hyperlink"/>
            </w:rPr>
            <w:fldChar w:fldCharType="separate"/>
          </w:r>
          <w:r w:rsidR="00013704" w:rsidRPr="00D117F1">
            <w:rPr>
              <w:rStyle w:val="Hyperlink"/>
              <w:noProof/>
            </w:rPr>
            <w:t>SECTION FIVE – UNIFORMS &amp; INSIGNIA</w:t>
          </w:r>
          <w:r w:rsidR="00013704">
            <w:rPr>
              <w:noProof/>
              <w:webHidden/>
            </w:rPr>
            <w:tab/>
          </w:r>
          <w:r w:rsidR="00013704">
            <w:rPr>
              <w:noProof/>
              <w:webHidden/>
            </w:rPr>
            <w:fldChar w:fldCharType="begin"/>
          </w:r>
          <w:r w:rsidR="00013704">
            <w:rPr>
              <w:noProof/>
              <w:webHidden/>
            </w:rPr>
            <w:instrText xml:space="preserve"> PAGEREF _Toc527933871 \h </w:instrText>
          </w:r>
          <w:r w:rsidR="00013704">
            <w:rPr>
              <w:noProof/>
              <w:webHidden/>
            </w:rPr>
          </w:r>
          <w:r w:rsidR="00013704">
            <w:rPr>
              <w:noProof/>
              <w:webHidden/>
            </w:rPr>
            <w:fldChar w:fldCharType="separate"/>
          </w:r>
          <w:r w:rsidR="00433CF3">
            <w:rPr>
              <w:noProof/>
              <w:webHidden/>
            </w:rPr>
            <w:t>7</w:t>
          </w:r>
          <w:r w:rsidR="00013704">
            <w:rPr>
              <w:noProof/>
              <w:webHidden/>
            </w:rPr>
            <w:fldChar w:fldCharType="end"/>
          </w:r>
          <w:r>
            <w:rPr>
              <w:noProof/>
            </w:rPr>
            <w:fldChar w:fldCharType="end"/>
          </w:r>
        </w:p>
        <w:p w14:paraId="69957E8B" w14:textId="766F1DF5" w:rsidR="00013704" w:rsidRDefault="008C7B5A">
          <w:pPr>
            <w:pStyle w:val="TOC2"/>
            <w:rPr>
              <w:rFonts w:asciiTheme="minorHAnsi" w:eastAsiaTheme="minorEastAsia" w:hAnsiTheme="minorHAnsi" w:cstheme="minorBidi"/>
              <w:noProof/>
              <w:sz w:val="22"/>
              <w:szCs w:val="22"/>
              <w:lang w:val="en-CA" w:eastAsia="en-CA"/>
            </w:rPr>
            <w:pPrChange w:id="18" w:author="Daniel Innes" w:date="2019-01-21T14:22:00Z">
              <w:pPr>
                <w:pStyle w:val="TOC2"/>
                <w:tabs>
                  <w:tab w:val="right" w:leader="dot" w:pos="9350"/>
                </w:tabs>
              </w:pPr>
            </w:pPrChange>
          </w:pPr>
          <w:r>
            <w:rPr>
              <w:rStyle w:val="Hyperlink"/>
            </w:rPr>
            <w:fldChar w:fldCharType="begin"/>
          </w:r>
          <w:r>
            <w:rPr>
              <w:rStyle w:val="Hyperlink"/>
              <w:noProof/>
            </w:rPr>
            <w:instrText xml:space="preserve"> HYPERLINK \l "_Toc527933872" </w:instrText>
          </w:r>
          <w:r>
            <w:rPr>
              <w:rStyle w:val="Hyperlink"/>
            </w:rPr>
            <w:fldChar w:fldCharType="separate"/>
          </w:r>
          <w:r w:rsidR="00013704" w:rsidRPr="00D117F1">
            <w:rPr>
              <w:rStyle w:val="Hyperlink"/>
              <w:noProof/>
            </w:rPr>
            <w:t>Scouts Canada Uniform:</w:t>
          </w:r>
          <w:r w:rsidR="00013704">
            <w:rPr>
              <w:noProof/>
              <w:webHidden/>
            </w:rPr>
            <w:tab/>
          </w:r>
          <w:r w:rsidR="00013704">
            <w:rPr>
              <w:noProof/>
              <w:webHidden/>
            </w:rPr>
            <w:fldChar w:fldCharType="begin"/>
          </w:r>
          <w:r w:rsidR="00013704">
            <w:rPr>
              <w:noProof/>
              <w:webHidden/>
            </w:rPr>
            <w:instrText xml:space="preserve"> PAGEREF _Toc527933872 \h </w:instrText>
          </w:r>
          <w:r w:rsidR="00013704">
            <w:rPr>
              <w:noProof/>
              <w:webHidden/>
            </w:rPr>
          </w:r>
          <w:r w:rsidR="00013704">
            <w:rPr>
              <w:noProof/>
              <w:webHidden/>
            </w:rPr>
            <w:fldChar w:fldCharType="separate"/>
          </w:r>
          <w:r w:rsidR="00433CF3">
            <w:rPr>
              <w:noProof/>
              <w:webHidden/>
            </w:rPr>
            <w:t>7</w:t>
          </w:r>
          <w:r w:rsidR="00013704">
            <w:rPr>
              <w:noProof/>
              <w:webHidden/>
            </w:rPr>
            <w:fldChar w:fldCharType="end"/>
          </w:r>
          <w:r>
            <w:rPr>
              <w:noProof/>
            </w:rPr>
            <w:fldChar w:fldCharType="end"/>
          </w:r>
        </w:p>
        <w:p w14:paraId="272487AB" w14:textId="02406DAF" w:rsidR="00013704" w:rsidRDefault="008C7B5A">
          <w:pPr>
            <w:pStyle w:val="TOC2"/>
            <w:rPr>
              <w:rFonts w:asciiTheme="minorHAnsi" w:eastAsiaTheme="minorEastAsia" w:hAnsiTheme="minorHAnsi" w:cstheme="minorBidi"/>
              <w:noProof/>
              <w:sz w:val="22"/>
              <w:szCs w:val="22"/>
              <w:lang w:val="en-CA" w:eastAsia="en-CA"/>
            </w:rPr>
            <w:pPrChange w:id="19" w:author="Daniel Innes" w:date="2019-01-21T14:22:00Z">
              <w:pPr>
                <w:pStyle w:val="TOC2"/>
                <w:tabs>
                  <w:tab w:val="right" w:leader="dot" w:pos="9350"/>
                </w:tabs>
              </w:pPr>
            </w:pPrChange>
          </w:pPr>
          <w:r>
            <w:rPr>
              <w:rStyle w:val="Hyperlink"/>
            </w:rPr>
            <w:fldChar w:fldCharType="begin"/>
          </w:r>
          <w:r>
            <w:rPr>
              <w:rStyle w:val="Hyperlink"/>
              <w:noProof/>
            </w:rPr>
            <w:instrText xml:space="preserve"> HYPERLINK \l "_Toc527933873" </w:instrText>
          </w:r>
          <w:r>
            <w:rPr>
              <w:rStyle w:val="Hyperlink"/>
            </w:rPr>
            <w:fldChar w:fldCharType="separate"/>
          </w:r>
          <w:r w:rsidR="00013704" w:rsidRPr="00D117F1">
            <w:rPr>
              <w:rStyle w:val="Hyperlink"/>
              <w:noProof/>
            </w:rPr>
            <w:t>Girl Guides of Canada Uniform:</w:t>
          </w:r>
          <w:r w:rsidR="00013704">
            <w:rPr>
              <w:noProof/>
              <w:webHidden/>
            </w:rPr>
            <w:tab/>
          </w:r>
          <w:r w:rsidR="00013704">
            <w:rPr>
              <w:noProof/>
              <w:webHidden/>
            </w:rPr>
            <w:fldChar w:fldCharType="begin"/>
          </w:r>
          <w:r w:rsidR="00013704">
            <w:rPr>
              <w:noProof/>
              <w:webHidden/>
            </w:rPr>
            <w:instrText xml:space="preserve"> PAGEREF _Toc527933873 \h </w:instrText>
          </w:r>
          <w:r w:rsidR="00013704">
            <w:rPr>
              <w:noProof/>
              <w:webHidden/>
            </w:rPr>
          </w:r>
          <w:r w:rsidR="00013704">
            <w:rPr>
              <w:noProof/>
              <w:webHidden/>
            </w:rPr>
            <w:fldChar w:fldCharType="separate"/>
          </w:r>
          <w:r w:rsidR="00433CF3">
            <w:rPr>
              <w:noProof/>
              <w:webHidden/>
            </w:rPr>
            <w:t>7</w:t>
          </w:r>
          <w:r w:rsidR="00013704">
            <w:rPr>
              <w:noProof/>
              <w:webHidden/>
            </w:rPr>
            <w:fldChar w:fldCharType="end"/>
          </w:r>
          <w:r>
            <w:rPr>
              <w:noProof/>
            </w:rPr>
            <w:fldChar w:fldCharType="end"/>
          </w:r>
        </w:p>
        <w:p w14:paraId="3F75778C" w14:textId="653EEB9D" w:rsidR="00013704" w:rsidRDefault="008C7B5A">
          <w:pPr>
            <w:pStyle w:val="TOC1"/>
            <w:rPr>
              <w:rFonts w:asciiTheme="minorHAnsi" w:eastAsiaTheme="minorEastAsia" w:hAnsiTheme="minorHAnsi" w:cstheme="minorBidi"/>
              <w:noProof/>
              <w:sz w:val="22"/>
              <w:szCs w:val="22"/>
              <w:lang w:val="en-CA" w:eastAsia="en-CA"/>
            </w:rPr>
            <w:pPrChange w:id="20" w:author="Daniel Innes" w:date="2019-01-21T14:21:00Z">
              <w:pPr>
                <w:pStyle w:val="TOC1"/>
                <w:tabs>
                  <w:tab w:val="right" w:leader="dot" w:pos="9350"/>
                </w:tabs>
              </w:pPr>
            </w:pPrChange>
          </w:pPr>
          <w:r>
            <w:rPr>
              <w:rStyle w:val="Hyperlink"/>
            </w:rPr>
            <w:fldChar w:fldCharType="begin"/>
          </w:r>
          <w:r>
            <w:rPr>
              <w:rStyle w:val="Hyperlink"/>
              <w:noProof/>
            </w:rPr>
            <w:instrText xml:space="preserve"> HYPERLINK \l "_Toc527933874" </w:instrText>
          </w:r>
          <w:r>
            <w:rPr>
              <w:rStyle w:val="Hyperlink"/>
            </w:rPr>
            <w:fldChar w:fldCharType="separate"/>
          </w:r>
          <w:r w:rsidR="00013704" w:rsidRPr="00D117F1">
            <w:rPr>
              <w:rStyle w:val="Hyperlink"/>
              <w:noProof/>
            </w:rPr>
            <w:t>SECTION SIX – AMENDMENTS</w:t>
          </w:r>
          <w:r w:rsidR="00013704">
            <w:rPr>
              <w:noProof/>
              <w:webHidden/>
            </w:rPr>
            <w:tab/>
          </w:r>
          <w:r w:rsidR="00013704">
            <w:rPr>
              <w:noProof/>
              <w:webHidden/>
            </w:rPr>
            <w:fldChar w:fldCharType="begin"/>
          </w:r>
          <w:r w:rsidR="00013704">
            <w:rPr>
              <w:noProof/>
              <w:webHidden/>
            </w:rPr>
            <w:instrText xml:space="preserve"> PAGEREF _Toc527933874 \h </w:instrText>
          </w:r>
          <w:r w:rsidR="00013704">
            <w:rPr>
              <w:noProof/>
              <w:webHidden/>
            </w:rPr>
          </w:r>
          <w:r w:rsidR="00013704">
            <w:rPr>
              <w:noProof/>
              <w:webHidden/>
            </w:rPr>
            <w:fldChar w:fldCharType="separate"/>
          </w:r>
          <w:r w:rsidR="00433CF3">
            <w:rPr>
              <w:noProof/>
              <w:webHidden/>
            </w:rPr>
            <w:t>7</w:t>
          </w:r>
          <w:r w:rsidR="00013704">
            <w:rPr>
              <w:noProof/>
              <w:webHidden/>
            </w:rPr>
            <w:fldChar w:fldCharType="end"/>
          </w:r>
          <w:r>
            <w:rPr>
              <w:noProof/>
            </w:rPr>
            <w:fldChar w:fldCharType="end"/>
          </w:r>
        </w:p>
        <w:p w14:paraId="18781A31" w14:textId="279E629D" w:rsidR="00013704" w:rsidRDefault="008C7B5A">
          <w:pPr>
            <w:pStyle w:val="TOC1"/>
            <w:rPr>
              <w:rFonts w:asciiTheme="minorHAnsi" w:eastAsiaTheme="minorEastAsia" w:hAnsiTheme="minorHAnsi" w:cstheme="minorBidi"/>
              <w:noProof/>
              <w:sz w:val="22"/>
              <w:szCs w:val="22"/>
              <w:lang w:val="en-CA" w:eastAsia="en-CA"/>
            </w:rPr>
            <w:pPrChange w:id="21" w:author="Daniel Innes" w:date="2019-01-21T14:21:00Z">
              <w:pPr>
                <w:pStyle w:val="TOC1"/>
                <w:tabs>
                  <w:tab w:val="right" w:leader="dot" w:pos="9350"/>
                </w:tabs>
              </w:pPr>
            </w:pPrChange>
          </w:pPr>
          <w:r>
            <w:rPr>
              <w:rStyle w:val="Hyperlink"/>
            </w:rPr>
            <w:fldChar w:fldCharType="begin"/>
          </w:r>
          <w:r>
            <w:rPr>
              <w:rStyle w:val="Hyperlink"/>
              <w:noProof/>
            </w:rPr>
            <w:instrText xml:space="preserve"> HYPERLINK \l "_Toc527933875" </w:instrText>
          </w:r>
          <w:r>
            <w:rPr>
              <w:rStyle w:val="Hyperlink"/>
            </w:rPr>
            <w:fldChar w:fldCharType="separate"/>
          </w:r>
          <w:r w:rsidR="00013704" w:rsidRPr="00D117F1">
            <w:rPr>
              <w:rStyle w:val="Hyperlink"/>
              <w:noProof/>
            </w:rPr>
            <w:t>SECTION SEVEN – DISSOLUTION</w:t>
          </w:r>
          <w:r w:rsidR="00013704">
            <w:rPr>
              <w:noProof/>
              <w:webHidden/>
            </w:rPr>
            <w:tab/>
          </w:r>
          <w:r w:rsidR="00013704">
            <w:rPr>
              <w:noProof/>
              <w:webHidden/>
            </w:rPr>
            <w:fldChar w:fldCharType="begin"/>
          </w:r>
          <w:r w:rsidR="00013704">
            <w:rPr>
              <w:noProof/>
              <w:webHidden/>
            </w:rPr>
            <w:instrText xml:space="preserve"> PAGEREF _Toc527933875 \h </w:instrText>
          </w:r>
          <w:r w:rsidR="00013704">
            <w:rPr>
              <w:noProof/>
              <w:webHidden/>
            </w:rPr>
          </w:r>
          <w:r w:rsidR="00013704">
            <w:rPr>
              <w:noProof/>
              <w:webHidden/>
            </w:rPr>
            <w:fldChar w:fldCharType="separate"/>
          </w:r>
          <w:r w:rsidR="00433CF3">
            <w:rPr>
              <w:noProof/>
              <w:webHidden/>
            </w:rPr>
            <w:t>8</w:t>
          </w:r>
          <w:r w:rsidR="00013704">
            <w:rPr>
              <w:noProof/>
              <w:webHidden/>
            </w:rPr>
            <w:fldChar w:fldCharType="end"/>
          </w:r>
          <w:r>
            <w:rPr>
              <w:noProof/>
            </w:rPr>
            <w:fldChar w:fldCharType="end"/>
          </w:r>
        </w:p>
        <w:p w14:paraId="31C78830" w14:textId="77777777" w:rsidR="00115497" w:rsidRDefault="00115497" w:rsidP="00115497">
          <w:pPr>
            <w:rPr>
              <w:noProof/>
            </w:rPr>
          </w:pPr>
          <w:r>
            <w:rPr>
              <w:noProof/>
            </w:rPr>
            <w:fldChar w:fldCharType="end"/>
          </w:r>
        </w:p>
        <w:p w14:paraId="48AE757B" w14:textId="77777777" w:rsidR="00115497" w:rsidRDefault="00115497">
          <w:pPr>
            <w:widowControl/>
            <w:autoSpaceDE/>
            <w:autoSpaceDN/>
            <w:adjustRightInd/>
            <w:spacing w:after="0"/>
            <w:rPr>
              <w:noProof/>
            </w:rPr>
          </w:pPr>
          <w:r>
            <w:rPr>
              <w:noProof/>
            </w:rPr>
            <w:br w:type="page"/>
          </w:r>
        </w:p>
        <w:p w14:paraId="34AD9578" w14:textId="1FD0BE75" w:rsidR="00115497" w:rsidRPr="00F358DA" w:rsidRDefault="00572B1C">
          <w:pPr>
            <w:rPr>
              <w:sz w:val="32"/>
              <w:szCs w:val="32"/>
            </w:rPr>
          </w:pPr>
        </w:p>
      </w:sdtContent>
    </w:sdt>
    <w:p w14:paraId="4E70AB38" w14:textId="23669652" w:rsidR="003628B1" w:rsidRPr="006B30A7" w:rsidRDefault="003628B1" w:rsidP="00F358DA">
      <w:pPr>
        <w:pStyle w:val="Heading1"/>
      </w:pPr>
      <w:bookmarkStart w:id="22" w:name="_Toc527933857"/>
      <w:r w:rsidRPr="006B30A7">
        <w:t>SECTION ONE - NAME &amp; ESTABLISHMENT</w:t>
      </w:r>
      <w:bookmarkEnd w:id="22"/>
      <w:r w:rsidRPr="006B30A7">
        <w:t xml:space="preserve"> </w:t>
      </w:r>
    </w:p>
    <w:p w14:paraId="53656B45" w14:textId="13D08BF5" w:rsidR="003628B1" w:rsidRPr="00106376" w:rsidRDefault="003628B1" w:rsidP="00F358DA">
      <w:pPr>
        <w:pStyle w:val="NumberNormal"/>
      </w:pPr>
      <w:r w:rsidRPr="007F31E6">
        <w:t>The name of the Company/Crew</w:t>
      </w:r>
      <w:r w:rsidR="00216B0E" w:rsidRPr="00F233F1">
        <w:t>/</w:t>
      </w:r>
      <w:r w:rsidR="00216B0E" w:rsidRPr="00106376">
        <w:t>Unit</w:t>
      </w:r>
      <w:r w:rsidRPr="00106376">
        <w:t xml:space="preserve"> shall be "Service Corps" </w:t>
      </w:r>
      <w:proofErr w:type="gramStart"/>
      <w:r w:rsidRPr="00106376">
        <w:t>established</w:t>
      </w:r>
      <w:proofErr w:type="gramEnd"/>
      <w:r w:rsidRPr="00106376">
        <w:t xml:space="preserve"> under the Charter of Scouts Canada dated September 2011</w:t>
      </w:r>
      <w:r w:rsidR="00BF1B61">
        <w:t>.</w:t>
      </w:r>
      <w:r w:rsidRPr="00106376">
        <w:t xml:space="preserve"> </w:t>
      </w:r>
      <w:r w:rsidR="00BF1B61">
        <w:t>Currently under the</w:t>
      </w:r>
      <w:r w:rsidRPr="00106376">
        <w:t xml:space="preserve"> sponsorship of the </w:t>
      </w:r>
      <w:r w:rsidR="00BF1B61">
        <w:t>R</w:t>
      </w:r>
      <w:r w:rsidR="00BF1B61" w:rsidRPr="00BF1B61">
        <w:t xml:space="preserve">oyal </w:t>
      </w:r>
      <w:r w:rsidR="00BF1B61">
        <w:t>C</w:t>
      </w:r>
      <w:r w:rsidR="00BF1B61" w:rsidRPr="00BF1B61">
        <w:t xml:space="preserve">anadian </w:t>
      </w:r>
      <w:r w:rsidR="00BF1B61">
        <w:t>L</w:t>
      </w:r>
      <w:r w:rsidR="00BF1B61" w:rsidRPr="00BF1B61">
        <w:t xml:space="preserve">egion </w:t>
      </w:r>
      <w:r w:rsidR="00BF1B61">
        <w:t>B</w:t>
      </w:r>
      <w:r w:rsidR="00BF1B61" w:rsidRPr="00BF1B61">
        <w:t>ranch 480</w:t>
      </w:r>
      <w:r w:rsidRPr="006972A8">
        <w:t>.</w:t>
      </w:r>
    </w:p>
    <w:p w14:paraId="74D10D6E" w14:textId="3D2E7EE3" w:rsidR="003628B1" w:rsidRPr="00106376" w:rsidRDefault="003628B1" w:rsidP="00F358DA">
      <w:pPr>
        <w:pStyle w:val="NumberNormal"/>
      </w:pPr>
      <w:r w:rsidRPr="00106376">
        <w:t xml:space="preserve">The </w:t>
      </w:r>
      <w:r w:rsidR="00276ADE" w:rsidRPr="00106376">
        <w:t xml:space="preserve">Company/Crew </w:t>
      </w:r>
      <w:r w:rsidRPr="00106376">
        <w:t>is part of and subscribes to the By-laws, Policies</w:t>
      </w:r>
      <w:r w:rsidR="007E49F7">
        <w:t>,</w:t>
      </w:r>
      <w:r w:rsidRPr="00106376">
        <w:t xml:space="preserve"> and Procedures of Scouts Canada. </w:t>
      </w:r>
      <w:r w:rsidR="00276ADE" w:rsidRPr="006972A8">
        <w:t>The Service Corps Ranger Unit is part of Service Corps and subscribes to the By-Laws, Policies</w:t>
      </w:r>
      <w:r w:rsidR="007E49F7">
        <w:t>,</w:t>
      </w:r>
      <w:r w:rsidR="00276ADE" w:rsidRPr="006972A8">
        <w:t xml:space="preserve"> and Procedures of Girl Guides of Canada.</w:t>
      </w:r>
    </w:p>
    <w:p w14:paraId="15BCABB7" w14:textId="21AE23F5" w:rsidR="0035197D" w:rsidRPr="00F358DA" w:rsidRDefault="003628B1" w:rsidP="00F358DA">
      <w:pPr>
        <w:pStyle w:val="NumberNormal"/>
      </w:pPr>
      <w:r w:rsidRPr="00106376">
        <w:t>The members of the Company/Crew</w:t>
      </w:r>
      <w:r w:rsidRPr="006972A8">
        <w:t xml:space="preserve"> will </w:t>
      </w:r>
      <w:proofErr w:type="gramStart"/>
      <w:r w:rsidR="002E0C97" w:rsidRPr="006972A8">
        <w:t>endeavor</w:t>
      </w:r>
      <w:proofErr w:type="gramEnd"/>
      <w:r w:rsidRPr="006972A8">
        <w:t xml:space="preserve"> to live according to the Mission, Principles</w:t>
      </w:r>
      <w:r w:rsidR="00B31AC1" w:rsidRPr="00D55F89">
        <w:t>,</w:t>
      </w:r>
      <w:r w:rsidRPr="00332051">
        <w:t xml:space="preserve"> </w:t>
      </w:r>
      <w:r w:rsidRPr="00B81FBE">
        <w:t>Practices</w:t>
      </w:r>
      <w:r w:rsidR="006B30A7" w:rsidRPr="00B81FBE">
        <w:t>,</w:t>
      </w:r>
      <w:r w:rsidRPr="00B81FBE">
        <w:t xml:space="preserve"> </w:t>
      </w:r>
      <w:r w:rsidR="00BF1B61">
        <w:t xml:space="preserve">and </w:t>
      </w:r>
      <w:r w:rsidR="006B30A7" w:rsidRPr="00B81FBE">
        <w:t xml:space="preserve">Promise </w:t>
      </w:r>
      <w:r w:rsidRPr="00B56641">
        <w:t>of Scouts Canada</w:t>
      </w:r>
      <w:r w:rsidR="00933D66" w:rsidRPr="00B56641">
        <w:t xml:space="preserve">. The members of the Unit will </w:t>
      </w:r>
      <w:proofErr w:type="gramStart"/>
      <w:r w:rsidR="00933D66" w:rsidRPr="00B56641">
        <w:t>endeavor</w:t>
      </w:r>
      <w:proofErr w:type="gramEnd"/>
      <w:r w:rsidR="00933D66" w:rsidRPr="00B56641">
        <w:t xml:space="preserve"> to live according to the </w:t>
      </w:r>
      <w:r w:rsidR="00276ADE" w:rsidRPr="001039E3">
        <w:t>Girl Guides of Canada</w:t>
      </w:r>
      <w:r w:rsidRPr="001039E3">
        <w:t xml:space="preserve">, to live by the </w:t>
      </w:r>
      <w:r w:rsidR="00276ADE" w:rsidRPr="00A7679F">
        <w:t>Guide</w:t>
      </w:r>
      <w:r w:rsidRPr="0027580E">
        <w:t xml:space="preserve"> promise</w:t>
      </w:r>
      <w:r w:rsidR="00F96DBE" w:rsidRPr="0027580E">
        <w:t>.</w:t>
      </w:r>
      <w:r w:rsidR="003E4462" w:rsidRPr="0027580E">
        <w:t xml:space="preserve"> </w:t>
      </w:r>
      <w:r w:rsidR="00F96DBE" w:rsidRPr="0027580E">
        <w:t xml:space="preserve">The </w:t>
      </w:r>
      <w:r w:rsidR="00F96DBE" w:rsidRPr="00647FE3">
        <w:rPr>
          <w:noProof/>
        </w:rPr>
        <w:t>members</w:t>
      </w:r>
      <w:r w:rsidR="00F96DBE" w:rsidRPr="0027580E">
        <w:t xml:space="preserve"> </w:t>
      </w:r>
      <w:ins w:id="23" w:author="Daniel Innes" w:date="2019-01-21T13:45:00Z">
        <w:r w:rsidR="00647FE3">
          <w:t xml:space="preserve">of </w:t>
        </w:r>
      </w:ins>
      <w:r w:rsidR="008F216B" w:rsidRPr="00850AB8">
        <w:t>the Company/Crew/Unit</w:t>
      </w:r>
      <w:r w:rsidR="00013704">
        <w:t xml:space="preserve"> </w:t>
      </w:r>
      <w:r w:rsidR="00F96DBE" w:rsidRPr="0027580E">
        <w:t xml:space="preserve">will </w:t>
      </w:r>
      <w:proofErr w:type="gramStart"/>
      <w:r w:rsidR="00F96DBE" w:rsidRPr="0027580E">
        <w:t>endeavor</w:t>
      </w:r>
      <w:proofErr w:type="gramEnd"/>
      <w:r w:rsidR="00F96DBE" w:rsidRPr="0027580E">
        <w:t xml:space="preserve"> </w:t>
      </w:r>
      <w:r w:rsidRPr="0027580E">
        <w:t>to plan activities (</w:t>
      </w:r>
      <w:r w:rsidR="007E49F7">
        <w:t>service-oriented</w:t>
      </w:r>
      <w:r w:rsidRPr="006972A8">
        <w:t xml:space="preserve">, program or social) which will enable all members </w:t>
      </w:r>
      <w:r w:rsidR="007E49F7">
        <w:t>to participate actively</w:t>
      </w:r>
      <w:r w:rsidRPr="006972A8">
        <w:t xml:space="preserve">. </w:t>
      </w:r>
    </w:p>
    <w:p w14:paraId="02145451" w14:textId="77777777" w:rsidR="003628B1" w:rsidRPr="00850AB8" w:rsidRDefault="003628B1" w:rsidP="00F358DA">
      <w:pPr>
        <w:pStyle w:val="Heading1"/>
        <w:ind w:firstLine="360"/>
        <w:rPr>
          <w:sz w:val="28"/>
        </w:rPr>
      </w:pPr>
      <w:bookmarkStart w:id="24" w:name="_Toc527933858"/>
      <w:r w:rsidRPr="00850AB8">
        <w:t>SECTION TWO - MEMBERSHIP</w:t>
      </w:r>
      <w:bookmarkEnd w:id="24"/>
      <w:r w:rsidRPr="00850AB8">
        <w:t xml:space="preserve"> </w:t>
      </w:r>
    </w:p>
    <w:p w14:paraId="60F349D1" w14:textId="2CC62228" w:rsidR="003628B1" w:rsidRPr="008269DE" w:rsidRDefault="003628B1" w:rsidP="00F358DA">
      <w:pPr>
        <w:pStyle w:val="NumberNormal"/>
        <w:numPr>
          <w:ilvl w:val="0"/>
          <w:numId w:val="62"/>
        </w:numPr>
      </w:pPr>
      <w:r w:rsidRPr="00F233F1">
        <w:t>Membership</w:t>
      </w:r>
      <w:r w:rsidR="00632C53">
        <w:t xml:space="preserve"> of</w:t>
      </w:r>
      <w:r w:rsidRPr="00F233F1">
        <w:t xml:space="preserve"> </w:t>
      </w:r>
      <w:r w:rsidR="00CB3BF1" w:rsidRPr="00850AB8">
        <w:t>the Company/Crew/Unit</w:t>
      </w:r>
      <w:r w:rsidR="00CB3BF1" w:rsidRPr="00F233F1" w:rsidDel="00CB3BF1">
        <w:t xml:space="preserve"> </w:t>
      </w:r>
      <w:r w:rsidRPr="00106376">
        <w:t>shall be open to</w:t>
      </w:r>
      <w:r w:rsidR="00421CFA">
        <w:t xml:space="preserve"> a</w:t>
      </w:r>
      <w:r w:rsidR="00421CFA" w:rsidRPr="00D55F89">
        <w:t xml:space="preserve">nyone meeting the age criteria established by the "Bylaw, Policies and Procedures" of Scouts Canada </w:t>
      </w:r>
      <w:r w:rsidR="00D55F89">
        <w:t xml:space="preserve">and </w:t>
      </w:r>
      <w:r w:rsidRPr="006972A8">
        <w:t xml:space="preserve">are willing to live up to the </w:t>
      </w:r>
      <w:r w:rsidR="009F4CE7" w:rsidRPr="00BF1B61">
        <w:rPr>
          <w:szCs w:val="32"/>
        </w:rPr>
        <w:t xml:space="preserve">Company/Crew/Unit </w:t>
      </w:r>
      <w:r w:rsidRPr="006972A8">
        <w:t>promise, the Aims and Principals of</w:t>
      </w:r>
      <w:r w:rsidRPr="008269DE">
        <w:t xml:space="preserve"> Scouts Canada</w:t>
      </w:r>
      <w:r w:rsidR="00276ADE" w:rsidRPr="008269DE">
        <w:t xml:space="preserve"> and Girl Guides of Canada</w:t>
      </w:r>
      <w:del w:id="25" w:author="Daniel Innes" w:date="2019-01-21T14:25:00Z">
        <w:r w:rsidRPr="008269DE" w:rsidDel="000106C9">
          <w:delText>,</w:delText>
        </w:r>
      </w:del>
      <w:r w:rsidRPr="008269DE">
        <w:t xml:space="preserve"> and accept the Constitution of </w:t>
      </w:r>
      <w:r w:rsidR="00CB3BF1" w:rsidRPr="00850AB8">
        <w:t>the Company/Crew/Unit</w:t>
      </w:r>
      <w:r w:rsidRPr="008269DE">
        <w:t xml:space="preserve">. </w:t>
      </w:r>
    </w:p>
    <w:p w14:paraId="7063BF13" w14:textId="4FC38563" w:rsidR="003628B1" w:rsidRPr="006972A8" w:rsidRDefault="00421CFA" w:rsidP="00F358DA">
      <w:pPr>
        <w:pStyle w:val="NumberNormal"/>
      </w:pPr>
      <w:r>
        <w:t>A</w:t>
      </w:r>
      <w:r w:rsidR="003628B1" w:rsidRPr="00332051">
        <w:t>pplicants shall undergo a trial period</w:t>
      </w:r>
      <w:r w:rsidR="00406CA1" w:rsidRPr="00B81FBE">
        <w:t xml:space="preserve">, </w:t>
      </w:r>
      <w:r w:rsidR="003628B1" w:rsidRPr="00B81FBE">
        <w:t>consisting of two business meetings and one major</w:t>
      </w:r>
      <w:r w:rsidR="00406CA1" w:rsidRPr="00B56641">
        <w:t xml:space="preserve"> </w:t>
      </w:r>
      <w:r w:rsidR="007E49F7">
        <w:t xml:space="preserve">service-oriented </w:t>
      </w:r>
      <w:r w:rsidR="00406CA1" w:rsidRPr="006972A8">
        <w:t>activity or two minor</w:t>
      </w:r>
      <w:r w:rsidR="003628B1" w:rsidRPr="006972A8">
        <w:t xml:space="preserve"> </w:t>
      </w:r>
      <w:r w:rsidR="007E49F7">
        <w:t xml:space="preserve">service-oriented </w:t>
      </w:r>
      <w:r w:rsidR="003628B1" w:rsidRPr="006972A8">
        <w:t xml:space="preserve">activity, </w:t>
      </w:r>
      <w:r w:rsidR="00080360" w:rsidRPr="00080360">
        <w:t>after which time at least two members of the Executive will interview</w:t>
      </w:r>
      <w:r w:rsidR="00406CA1" w:rsidRPr="00D55F89">
        <w:t xml:space="preserve">, </w:t>
      </w:r>
      <w:del w:id="26" w:author="Daniel Innes" w:date="2019-01-21T14:24:00Z">
        <w:r w:rsidR="003628B1" w:rsidRPr="00332051" w:rsidDel="000106C9">
          <w:delText>approve</w:delText>
        </w:r>
      </w:del>
      <w:ins w:id="27" w:author="Daniel Innes" w:date="2019-01-21T14:24:00Z">
        <w:r w:rsidR="000106C9" w:rsidRPr="00332051">
          <w:t>approve,</w:t>
        </w:r>
      </w:ins>
      <w:r w:rsidR="003628B1" w:rsidRPr="00332051">
        <w:t xml:space="preserve"> or disapprove</w:t>
      </w:r>
      <w:r w:rsidR="00140378">
        <w:rPr>
          <w:rStyle w:val="FootnoteReference"/>
          <w:sz w:val="28"/>
          <w:szCs w:val="30"/>
        </w:rPr>
        <w:footnoteReference w:id="1"/>
      </w:r>
      <w:r w:rsidR="003628B1" w:rsidRPr="00F233F1">
        <w:t xml:space="preserve"> </w:t>
      </w:r>
      <w:r w:rsidR="009F4CE7" w:rsidRPr="00F233F1">
        <w:t>their</w:t>
      </w:r>
      <w:r w:rsidR="003628B1" w:rsidRPr="00106376">
        <w:t xml:space="preserve"> application to join.</w:t>
      </w:r>
    </w:p>
    <w:p w14:paraId="3DA63F2D" w14:textId="3AF00CC4" w:rsidR="003628B1" w:rsidRPr="00B56641" w:rsidRDefault="00691403" w:rsidP="00F358DA">
      <w:pPr>
        <w:pStyle w:val="NumberNormal"/>
      </w:pPr>
      <w:r>
        <w:t>A</w:t>
      </w:r>
      <w:r w:rsidRPr="00332051">
        <w:t xml:space="preserve">pplicants </w:t>
      </w:r>
      <w:r>
        <w:t>s</w:t>
      </w:r>
      <w:r w:rsidR="003628B1" w:rsidRPr="00D55F89">
        <w:t>hall make the Scout</w:t>
      </w:r>
      <w:r w:rsidR="00276ADE" w:rsidRPr="00332051">
        <w:t>/Guide</w:t>
      </w:r>
      <w:r w:rsidR="003628B1" w:rsidRPr="00332051">
        <w:t xml:space="preserve"> Promise to the assembled Company/Crew</w:t>
      </w:r>
      <w:r w:rsidR="00276ADE" w:rsidRPr="00B81FBE">
        <w:t>/Unit</w:t>
      </w:r>
      <w:r w:rsidR="003628B1" w:rsidRPr="00B81FBE">
        <w:t xml:space="preserve"> upon investiture. </w:t>
      </w:r>
    </w:p>
    <w:p w14:paraId="22D2B26A" w14:textId="40FB1583" w:rsidR="00EC7C18" w:rsidRDefault="008348DF" w:rsidP="00476411">
      <w:pPr>
        <w:pStyle w:val="NumberNormal"/>
      </w:pPr>
      <w:r>
        <w:t>M</w:t>
      </w:r>
      <w:r w:rsidR="003628B1" w:rsidRPr="00106376">
        <w:t xml:space="preserve">embers of </w:t>
      </w:r>
      <w:r w:rsidR="008A37A1" w:rsidRPr="00850AB8">
        <w:t>the Company/Crew/Unit</w:t>
      </w:r>
      <w:r w:rsidR="008A37A1" w:rsidRPr="00106376" w:rsidDel="0047781F">
        <w:t xml:space="preserve"> </w:t>
      </w:r>
      <w:r w:rsidR="003628B1" w:rsidRPr="00106376">
        <w:t xml:space="preserve">must abide by </w:t>
      </w:r>
      <w:r w:rsidR="008A37A1" w:rsidRPr="00850AB8">
        <w:t>the Company/Crew/Unit</w:t>
      </w:r>
      <w:r w:rsidR="003628B1" w:rsidRPr="00106376">
        <w:t xml:space="preserve"> Code of Conduct.</w:t>
      </w:r>
      <w:r w:rsidR="008F102C" w:rsidRPr="00106376">
        <w:t xml:space="preserve"> </w:t>
      </w:r>
      <w:r w:rsidR="00C41AA4" w:rsidRPr="00106376">
        <w:t xml:space="preserve">Failure to </w:t>
      </w:r>
      <w:r w:rsidR="00C41AA4" w:rsidRPr="00F358DA">
        <w:rPr>
          <w:noProof/>
        </w:rPr>
        <w:t>abide by</w:t>
      </w:r>
      <w:r w:rsidR="00C41AA4" w:rsidRPr="00F358DA">
        <w:t xml:space="preserve"> the Code of Conduct will </w:t>
      </w:r>
      <w:r w:rsidR="00A623CA" w:rsidRPr="00647FE3">
        <w:rPr>
          <w:noProof/>
        </w:rPr>
        <w:t>be reviewed</w:t>
      </w:r>
      <w:r w:rsidR="00A623CA" w:rsidRPr="00F358DA">
        <w:t xml:space="preserve"> by the Executive and can </w:t>
      </w:r>
      <w:r w:rsidR="00C41AA4" w:rsidRPr="00F358DA">
        <w:t>result in disciplinary action.</w:t>
      </w:r>
      <w:r w:rsidR="00276E8C" w:rsidRPr="00F358DA">
        <w:t xml:space="preserve"> </w:t>
      </w:r>
    </w:p>
    <w:p w14:paraId="3C950B79" w14:textId="4344D403" w:rsidR="00937AC8" w:rsidRDefault="00211B2F" w:rsidP="00476411">
      <w:pPr>
        <w:pStyle w:val="NumberNormal"/>
      </w:pPr>
      <w:r>
        <w:t>M</w:t>
      </w:r>
      <w:r w:rsidRPr="00106376">
        <w:t xml:space="preserve">embers of </w:t>
      </w:r>
      <w:r w:rsidR="008A37A1" w:rsidRPr="00850AB8">
        <w:t>the Company/Crew/Unit</w:t>
      </w:r>
      <w:r w:rsidR="008A37A1" w:rsidRPr="00106376">
        <w:t xml:space="preserve"> </w:t>
      </w:r>
      <w:r w:rsidRPr="00106376">
        <w:t>must abide by</w:t>
      </w:r>
      <w:r>
        <w:t xml:space="preserve"> </w:t>
      </w:r>
      <w:r w:rsidR="00902D40" w:rsidRPr="00902D40">
        <w:t>Robert's Rules of Order</w:t>
      </w:r>
      <w:r w:rsidR="00902D40">
        <w:t xml:space="preserve"> for all </w:t>
      </w:r>
      <w:r w:rsidR="00902D40" w:rsidRPr="00F233F1">
        <w:t>Company/Crew/Unit</w:t>
      </w:r>
      <w:r w:rsidR="00902D40" w:rsidRPr="00106376">
        <w:t xml:space="preserve"> meetings</w:t>
      </w:r>
      <w:r w:rsidR="00C220A8">
        <w:t xml:space="preserve"> </w:t>
      </w:r>
      <w:r w:rsidR="001F1587">
        <w:t xml:space="preserve">in all cases which it </w:t>
      </w:r>
      <w:del w:id="28" w:author="Daniel Innes" w:date="2019-01-21T14:28:00Z">
        <w:r w:rsidR="001F1587" w:rsidDel="000106C9">
          <w:delText>doesn't</w:delText>
        </w:r>
      </w:del>
      <w:ins w:id="29" w:author="Daniel Innes" w:date="2019-01-21T14:28:00Z">
        <w:r w:rsidR="000106C9">
          <w:t>does not</w:t>
        </w:r>
      </w:ins>
      <w:r w:rsidR="001F1587">
        <w:t xml:space="preserve"> conflict with </w:t>
      </w:r>
      <w:r w:rsidR="001F1587" w:rsidRPr="00850AB8">
        <w:t>the Company/Crew/Unit</w:t>
      </w:r>
      <w:r w:rsidR="001F1587">
        <w:t xml:space="preserve"> </w:t>
      </w:r>
      <w:r w:rsidR="001F1587" w:rsidRPr="008058E3">
        <w:t>Constitution</w:t>
      </w:r>
      <w:r w:rsidR="001F1587">
        <w:t xml:space="preserve"> or</w:t>
      </w:r>
      <w:r w:rsidR="001F1587" w:rsidRPr="00106376">
        <w:t xml:space="preserve"> Code of Conduct</w:t>
      </w:r>
      <w:r w:rsidR="00902D40" w:rsidRPr="00106376">
        <w:t>.</w:t>
      </w:r>
    </w:p>
    <w:p w14:paraId="171AB395" w14:textId="76920E84" w:rsidR="00476411" w:rsidRDefault="00476411">
      <w:pPr>
        <w:pStyle w:val="NumberNormal"/>
      </w:pPr>
      <w:r>
        <w:t>M</w:t>
      </w:r>
      <w:r w:rsidRPr="00106376">
        <w:t>embers</w:t>
      </w:r>
      <w:r>
        <w:t xml:space="preserve"> </w:t>
      </w:r>
      <w:r w:rsidR="00063CD3" w:rsidRPr="002565E5">
        <w:t xml:space="preserve">of </w:t>
      </w:r>
      <w:r w:rsidR="003F79A6" w:rsidRPr="00332051">
        <w:t>the Company/Crew/Unit</w:t>
      </w:r>
      <w:r w:rsidR="003F79A6" w:rsidRPr="00106376">
        <w:t xml:space="preserve"> </w:t>
      </w:r>
      <w:r w:rsidR="00063CD3" w:rsidRPr="00106376">
        <w:t>must</w:t>
      </w:r>
      <w:r w:rsidR="00063CD3">
        <w:t xml:space="preserve"> report any </w:t>
      </w:r>
      <w:r w:rsidR="00413F3F" w:rsidRPr="00413F3F">
        <w:t>violation</w:t>
      </w:r>
      <w:r w:rsidR="00413F3F">
        <w:t xml:space="preserve"> of the</w:t>
      </w:r>
      <w:r w:rsidR="003F79A6">
        <w:t xml:space="preserve"> </w:t>
      </w:r>
      <w:r w:rsidR="003F79A6" w:rsidRPr="00332051">
        <w:t>Company/Crew/Unit</w:t>
      </w:r>
      <w:r w:rsidR="003F79A6" w:rsidRPr="008058E3">
        <w:t xml:space="preserve"> </w:t>
      </w:r>
      <w:r w:rsidR="008058E3" w:rsidRPr="008058E3">
        <w:t>Constitution</w:t>
      </w:r>
      <w:r w:rsidR="00D168B1">
        <w:t xml:space="preserve"> or</w:t>
      </w:r>
      <w:r w:rsidR="008058E3" w:rsidRPr="00106376">
        <w:t xml:space="preserve"> Code of Conduct</w:t>
      </w:r>
      <w:r w:rsidR="008058E3">
        <w:t xml:space="preserve"> </w:t>
      </w:r>
      <w:r w:rsidR="00D168B1">
        <w:t>to the</w:t>
      </w:r>
      <w:r w:rsidR="006B3092">
        <w:t xml:space="preserve"> </w:t>
      </w:r>
      <w:r w:rsidR="00827D72">
        <w:rPr>
          <w:lang w:val="en-CA"/>
        </w:rPr>
        <w:t>Executive</w:t>
      </w:r>
      <w:r w:rsidR="00D168B1">
        <w:t xml:space="preserve"> </w:t>
      </w:r>
      <w:r w:rsidR="00D168B1" w:rsidRPr="00D55F89">
        <w:rPr>
          <w:lang w:val="en-CA"/>
        </w:rPr>
        <w:t xml:space="preserve">in a formal </w:t>
      </w:r>
      <w:r w:rsidR="00D168B1">
        <w:rPr>
          <w:lang w:val="en-CA"/>
        </w:rPr>
        <w:t>and</w:t>
      </w:r>
      <w:r w:rsidR="00D168B1" w:rsidRPr="00D55F89">
        <w:rPr>
          <w:lang w:val="en-CA"/>
        </w:rPr>
        <w:t xml:space="preserve"> accountable</w:t>
      </w:r>
      <w:r w:rsidR="00D168B1">
        <w:rPr>
          <w:lang w:val="en-CA"/>
        </w:rPr>
        <w:t xml:space="preserve"> way.</w:t>
      </w:r>
    </w:p>
    <w:p w14:paraId="2C1CDBBD" w14:textId="1E540E67" w:rsidR="00AB239A" w:rsidRPr="00D55F89" w:rsidRDefault="00AB239A" w:rsidP="00F358DA">
      <w:pPr>
        <w:pStyle w:val="NumberNormal"/>
      </w:pPr>
      <w:r w:rsidRPr="002565E5">
        <w:t xml:space="preserve">Members of </w:t>
      </w:r>
      <w:r w:rsidR="005E1D51" w:rsidRPr="00850AB8">
        <w:t>the Company/Crew/Unit</w:t>
      </w:r>
      <w:r w:rsidR="005E1D51" w:rsidRPr="00106376">
        <w:t xml:space="preserve"> </w:t>
      </w:r>
      <w:r w:rsidRPr="00106376">
        <w:t>must</w:t>
      </w:r>
      <w:r>
        <w:t xml:space="preserve"> </w:t>
      </w:r>
      <w:proofErr w:type="gramStart"/>
      <w:r w:rsidR="00882781">
        <w:rPr>
          <w:lang w:val="en-CA"/>
        </w:rPr>
        <w:t>p</w:t>
      </w:r>
      <w:r w:rsidR="00EB166E" w:rsidRPr="00D55F89">
        <w:rPr>
          <w:lang w:val="en-CA"/>
        </w:rPr>
        <w:t>rovide</w:t>
      </w:r>
      <w:proofErr w:type="gramEnd"/>
      <w:r w:rsidR="00EB166E" w:rsidRPr="00D55F89">
        <w:rPr>
          <w:lang w:val="en-CA"/>
        </w:rPr>
        <w:t xml:space="preserve"> notice to the </w:t>
      </w:r>
      <w:r w:rsidR="00827D72">
        <w:rPr>
          <w:lang w:val="en-CA"/>
        </w:rPr>
        <w:t>Executive</w:t>
      </w:r>
      <w:r w:rsidR="00EB166E" w:rsidRPr="00D55F89">
        <w:rPr>
          <w:lang w:val="en-CA"/>
        </w:rPr>
        <w:t xml:space="preserve"> in a formal </w:t>
      </w:r>
      <w:r w:rsidR="001A787B">
        <w:rPr>
          <w:lang w:val="en-CA"/>
        </w:rPr>
        <w:t>and</w:t>
      </w:r>
      <w:r w:rsidR="00EB166E" w:rsidRPr="00D55F89">
        <w:rPr>
          <w:lang w:val="en-CA"/>
        </w:rPr>
        <w:t xml:space="preserve"> accountable way if they are unable to attend a meeting</w:t>
      </w:r>
      <w:r w:rsidR="00264810">
        <w:rPr>
          <w:lang w:val="en-CA"/>
        </w:rPr>
        <w:t xml:space="preserve"> before the meeting takes </w:t>
      </w:r>
      <w:r w:rsidR="00264810" w:rsidRPr="00264810">
        <w:rPr>
          <w:lang w:val="en-CA"/>
        </w:rPr>
        <w:t>place</w:t>
      </w:r>
      <w:r w:rsidR="00882781">
        <w:rPr>
          <w:lang w:val="en-CA"/>
        </w:rPr>
        <w:t>.</w:t>
      </w:r>
    </w:p>
    <w:p w14:paraId="0025A298" w14:textId="4ADC1507" w:rsidR="003628B1" w:rsidRPr="00B81FBE" w:rsidRDefault="00A623CA" w:rsidP="00F358DA">
      <w:pPr>
        <w:pStyle w:val="NumberNormal"/>
      </w:pPr>
      <w:r w:rsidRPr="00B81FBE">
        <w:t xml:space="preserve">Members of </w:t>
      </w:r>
      <w:r w:rsidR="005E1D51" w:rsidRPr="00850AB8">
        <w:t>the Company/Crew/Unit</w:t>
      </w:r>
      <w:r w:rsidRPr="00B81FBE">
        <w:t xml:space="preserve"> will</w:t>
      </w:r>
      <w:r w:rsidR="003628B1" w:rsidRPr="00B81FBE">
        <w:t xml:space="preserve"> be subject to a suspension of voting privileges if </w:t>
      </w:r>
      <w:r w:rsidR="009F4CE7" w:rsidRPr="00B56641">
        <w:t>they</w:t>
      </w:r>
      <w:r w:rsidR="003628B1" w:rsidRPr="00B56641">
        <w:t xml:space="preserve"> miss three </w:t>
      </w:r>
      <w:r w:rsidR="003628B1" w:rsidRPr="006972A8">
        <w:t xml:space="preserve">meetings without </w:t>
      </w:r>
      <w:r w:rsidR="00CD699E" w:rsidRPr="00647FE3">
        <w:rPr>
          <w:noProof/>
        </w:rPr>
        <w:t>valid</w:t>
      </w:r>
      <w:r w:rsidR="00CD699E" w:rsidRPr="00CD699E">
        <w:t xml:space="preserve"> reason</w:t>
      </w:r>
      <w:r w:rsidR="003628B1" w:rsidRPr="006972A8">
        <w:t>.</w:t>
      </w:r>
      <w:r w:rsidRPr="006972A8">
        <w:t xml:space="preserve"> Failure to abide will result in review by </w:t>
      </w:r>
      <w:r w:rsidRPr="006972A8">
        <w:lastRenderedPageBreak/>
        <w:t>the Executive and can result in disciplinary ac</w:t>
      </w:r>
      <w:r w:rsidR="00276E8C" w:rsidRPr="00D55F89">
        <w:t xml:space="preserve">tion. </w:t>
      </w:r>
      <w:r w:rsidR="003628B1" w:rsidRPr="00332051">
        <w:t xml:space="preserve">An exception to this rule applies to youth members who </w:t>
      </w:r>
      <w:proofErr w:type="gramStart"/>
      <w:r w:rsidR="003628B1" w:rsidRPr="00332051">
        <w:t>are registered</w:t>
      </w:r>
      <w:proofErr w:type="gramEnd"/>
      <w:r w:rsidR="003628B1" w:rsidRPr="00332051">
        <w:t xml:space="preserve"> within Service Corp but are away at school</w:t>
      </w:r>
      <w:r w:rsidR="00420BDE" w:rsidRPr="00B81FBE">
        <w:t>.</w:t>
      </w:r>
    </w:p>
    <w:p w14:paraId="3EDB5871" w14:textId="7682201B" w:rsidR="003628B1" w:rsidRPr="001039E3" w:rsidRDefault="003628B1" w:rsidP="00F358DA">
      <w:pPr>
        <w:pStyle w:val="NumberNormal"/>
      </w:pPr>
      <w:r w:rsidRPr="00B56641">
        <w:t xml:space="preserve">The </w:t>
      </w:r>
      <w:r w:rsidR="00827D72">
        <w:t>Executive</w:t>
      </w:r>
      <w:r w:rsidRPr="00B56641">
        <w:t xml:space="preserve">, with the approval of the </w:t>
      </w:r>
      <w:r w:rsidR="009F4CE7" w:rsidRPr="00B56641">
        <w:t xml:space="preserve">contact </w:t>
      </w:r>
      <w:r w:rsidR="00E42BAB" w:rsidRPr="00B56641">
        <w:t>Advisor</w:t>
      </w:r>
      <w:r w:rsidRPr="00B56641">
        <w:t xml:space="preserve">, has the authority to suspend any member of </w:t>
      </w:r>
      <w:r w:rsidR="005E1D51" w:rsidRPr="00850AB8">
        <w:t>the Company/Crew/Unit</w:t>
      </w:r>
      <w:r w:rsidR="005E1D51" w:rsidRPr="00B56641" w:rsidDel="00BE7344">
        <w:t xml:space="preserve"> </w:t>
      </w:r>
      <w:r w:rsidRPr="004557AC">
        <w:t xml:space="preserve">for short durations for violations of the Service Corps Code of Conduct. </w:t>
      </w:r>
    </w:p>
    <w:p w14:paraId="7FDCBBDE" w14:textId="0D51C7A4" w:rsidR="00A45196" w:rsidRPr="006972A8" w:rsidRDefault="003628B1" w:rsidP="00F358DA">
      <w:pPr>
        <w:pStyle w:val="NumberNormal"/>
      </w:pPr>
      <w:r w:rsidRPr="00EC7C18">
        <w:t xml:space="preserve">Membership in </w:t>
      </w:r>
      <w:r w:rsidR="005E1D51" w:rsidRPr="00850AB8">
        <w:t>the Company/Crew/Unit</w:t>
      </w:r>
      <w:r w:rsidR="005E1D51" w:rsidRPr="00EC7C18" w:rsidDel="005301CE">
        <w:t xml:space="preserve"> </w:t>
      </w:r>
      <w:r w:rsidRPr="00A7679F">
        <w:t xml:space="preserve">can be reviewed and possibly permanently revoked by </w:t>
      </w:r>
      <w:r w:rsidR="005301CE" w:rsidRPr="00B81FBE">
        <w:t>Service Corps</w:t>
      </w:r>
      <w:r w:rsidR="005301CE" w:rsidRPr="00A7679F" w:rsidDel="005301CE">
        <w:t xml:space="preserve"> </w:t>
      </w:r>
      <w:r w:rsidRPr="0027580E">
        <w:t xml:space="preserve">if any member does not comply with this Constitution, the Code of Conduct, Scouts Canada's "Bylaws, Policies </w:t>
      </w:r>
      <w:r w:rsidRPr="00647FE3">
        <w:rPr>
          <w:noProof/>
        </w:rPr>
        <w:t>and</w:t>
      </w:r>
      <w:r w:rsidRPr="00F358DA">
        <w:t xml:space="preserve"> Procedures</w:t>
      </w:r>
      <w:r w:rsidRPr="00F358DA">
        <w:rPr>
          <w:noProof/>
        </w:rPr>
        <w:t>",</w:t>
      </w:r>
      <w:r w:rsidRPr="00F358DA">
        <w:t xml:space="preserve"> Canadian Law</w:t>
      </w:r>
      <w:r w:rsidR="004D01A6">
        <w:rPr>
          <w:noProof/>
        </w:rPr>
        <w:t>,</w:t>
      </w:r>
      <w:r w:rsidRPr="00F358DA">
        <w:t xml:space="preserve"> fails to live up to </w:t>
      </w:r>
      <w:r w:rsidR="009F4CE7" w:rsidRPr="00F358DA">
        <w:t>their</w:t>
      </w:r>
      <w:r w:rsidRPr="00F358DA">
        <w:t xml:space="preserve"> Scout</w:t>
      </w:r>
      <w:r w:rsidR="00276ADE" w:rsidRPr="00F358DA">
        <w:t>/Guide</w:t>
      </w:r>
      <w:r w:rsidRPr="00F358DA">
        <w:t xml:space="preserve"> Promise</w:t>
      </w:r>
      <w:r w:rsidR="004D01A6">
        <w:t xml:space="preserve">, </w:t>
      </w:r>
      <w:r w:rsidR="004D01A6" w:rsidRPr="004D01A6">
        <w:t>or any combination thereof</w:t>
      </w:r>
      <w:r w:rsidR="004D01A6">
        <w:t>.</w:t>
      </w:r>
    </w:p>
    <w:p w14:paraId="38668476" w14:textId="183974BD" w:rsidR="003628B1" w:rsidRPr="00D55F89" w:rsidRDefault="003628B1" w:rsidP="00F358DA">
      <w:pPr>
        <w:pStyle w:val="NumberNormal"/>
      </w:pPr>
      <w:r w:rsidRPr="00F233F1">
        <w:t>Any member may resign from the Company/Crew</w:t>
      </w:r>
      <w:r w:rsidR="005065B3" w:rsidRPr="00F233F1">
        <w:t>/Unit</w:t>
      </w:r>
      <w:r w:rsidRPr="00F233F1">
        <w:t xml:space="preserve"> by </w:t>
      </w:r>
      <w:proofErr w:type="gramStart"/>
      <w:r w:rsidRPr="00F233F1">
        <w:t>providing</w:t>
      </w:r>
      <w:proofErr w:type="gramEnd"/>
      <w:r w:rsidRPr="00F233F1">
        <w:t xml:space="preserve"> notice of his/her intent</w:t>
      </w:r>
      <w:r w:rsidR="003D60A5" w:rsidRPr="00106376">
        <w:t xml:space="preserve">ions to the </w:t>
      </w:r>
      <w:r w:rsidR="00827D72">
        <w:t>Executive</w:t>
      </w:r>
      <w:r w:rsidR="003D60A5" w:rsidRPr="00106376">
        <w:t xml:space="preserve"> at least </w:t>
      </w:r>
      <w:r w:rsidR="004D01A6">
        <w:rPr>
          <w:noProof/>
        </w:rPr>
        <w:t xml:space="preserve">two </w:t>
      </w:r>
      <w:r w:rsidR="003D60A5" w:rsidRPr="006972A8">
        <w:t>weeks</w:t>
      </w:r>
      <w:r w:rsidR="000D0CF4" w:rsidRPr="006972A8">
        <w:t xml:space="preserve"> in advance.</w:t>
      </w:r>
    </w:p>
    <w:p w14:paraId="4FF46D58" w14:textId="6F403539" w:rsidR="003628B1" w:rsidRPr="00850AB8" w:rsidRDefault="003628B1" w:rsidP="00F358DA">
      <w:pPr>
        <w:rPr>
          <w:sz w:val="22"/>
        </w:rPr>
      </w:pPr>
      <w:r w:rsidRPr="00850AB8">
        <w:t xml:space="preserve">Any stipulation made to a member of the </w:t>
      </w:r>
      <w:r w:rsidR="002044B6" w:rsidRPr="00850AB8">
        <w:t>Company/Crew/Unit</w:t>
      </w:r>
      <w:r w:rsidR="002044B6" w:rsidRPr="00850AB8" w:rsidDel="002044B6">
        <w:t xml:space="preserve"> </w:t>
      </w:r>
      <w:r w:rsidRPr="00850AB8">
        <w:t>for compliance will also apply to all</w:t>
      </w:r>
      <w:r w:rsidRPr="00F233F1">
        <w:t xml:space="preserve"> members</w:t>
      </w:r>
      <w:r w:rsidRPr="00850AB8">
        <w:t xml:space="preserve"> of the Company/Crew</w:t>
      </w:r>
      <w:r w:rsidR="005065B3" w:rsidRPr="00850AB8">
        <w:t>/Unit</w:t>
      </w:r>
      <w:r w:rsidRPr="00850AB8">
        <w:t xml:space="preserve">. </w:t>
      </w:r>
    </w:p>
    <w:p w14:paraId="6F13B7EF" w14:textId="6E23B152" w:rsidR="003628B1" w:rsidRPr="00850AB8" w:rsidRDefault="003628B1" w:rsidP="00F358DA">
      <w:pPr>
        <w:rPr>
          <w:sz w:val="22"/>
        </w:rPr>
      </w:pPr>
      <w:r w:rsidRPr="00850AB8">
        <w:t>Scouting</w:t>
      </w:r>
      <w:r w:rsidR="005065B3" w:rsidRPr="00850AB8">
        <w:t>/Guiding</w:t>
      </w:r>
      <w:r w:rsidRPr="00850AB8">
        <w:t xml:space="preserve"> members who </w:t>
      </w:r>
      <w:proofErr w:type="gramStart"/>
      <w:r w:rsidRPr="00850AB8">
        <w:t>participate</w:t>
      </w:r>
      <w:proofErr w:type="gramEnd"/>
      <w:r w:rsidRPr="00850AB8">
        <w:t xml:space="preserve"> in </w:t>
      </w:r>
      <w:r w:rsidR="002044B6" w:rsidRPr="00850AB8">
        <w:t>the Company/Crew/Unit</w:t>
      </w:r>
      <w:r w:rsidR="002044B6" w:rsidRPr="00850AB8" w:rsidDel="002044B6">
        <w:t xml:space="preserve"> </w:t>
      </w:r>
      <w:r w:rsidRPr="00850AB8">
        <w:t xml:space="preserve">activities </w:t>
      </w:r>
      <w:r w:rsidR="004C0CE7" w:rsidRPr="00850AB8">
        <w:t>will</w:t>
      </w:r>
      <w:r w:rsidRPr="00850AB8">
        <w:t xml:space="preserve"> </w:t>
      </w:r>
      <w:r w:rsidRPr="00647FE3">
        <w:rPr>
          <w:noProof/>
        </w:rPr>
        <w:t>be placed</w:t>
      </w:r>
      <w:r w:rsidRPr="00850AB8">
        <w:t xml:space="preserve"> in one of three categories. Those youth and adults in the Primary and Secondary </w:t>
      </w:r>
      <w:r w:rsidRPr="00106376">
        <w:rPr>
          <w:noProof/>
        </w:rPr>
        <w:t>categories</w:t>
      </w:r>
      <w:r w:rsidRPr="00850AB8">
        <w:t xml:space="preserve"> shall </w:t>
      </w:r>
      <w:proofErr w:type="gramStart"/>
      <w:r w:rsidRPr="00850AB8">
        <w:t>be considered</w:t>
      </w:r>
      <w:proofErr w:type="gramEnd"/>
      <w:r w:rsidRPr="00850AB8">
        <w:t xml:space="preserve"> FULL members of the </w:t>
      </w:r>
      <w:r w:rsidR="002044B6" w:rsidRPr="00850AB8">
        <w:t>Company/Crew/Unit</w:t>
      </w:r>
      <w:r w:rsidR="002044B6" w:rsidRPr="00850AB8" w:rsidDel="002044B6">
        <w:t xml:space="preserve"> </w:t>
      </w:r>
      <w:r w:rsidRPr="00850AB8">
        <w:t xml:space="preserve">for all purposes including voting privileges. </w:t>
      </w:r>
    </w:p>
    <w:p w14:paraId="6418950B" w14:textId="77777777" w:rsidR="00F3066A" w:rsidRDefault="003628B1" w:rsidP="00F358DA">
      <w:pPr>
        <w:pStyle w:val="Heading2"/>
      </w:pPr>
      <w:bookmarkStart w:id="30" w:name="_Toc527933859"/>
      <w:r w:rsidRPr="00850AB8">
        <w:t>Primary</w:t>
      </w:r>
      <w:bookmarkEnd w:id="30"/>
    </w:p>
    <w:p w14:paraId="62844C66" w14:textId="74E3CCC7" w:rsidR="003628B1" w:rsidRPr="00850AB8" w:rsidRDefault="003628B1" w:rsidP="00F358DA">
      <w:pPr>
        <w:rPr>
          <w:b/>
          <w:sz w:val="22"/>
        </w:rPr>
      </w:pPr>
      <w:r w:rsidRPr="00F233F1">
        <w:t xml:space="preserve">Those youth and adult members who </w:t>
      </w:r>
      <w:r w:rsidRPr="00647FE3">
        <w:rPr>
          <w:noProof/>
        </w:rPr>
        <w:t>are registered</w:t>
      </w:r>
      <w:r w:rsidRPr="00F233F1">
        <w:t xml:space="preserve"> with </w:t>
      </w:r>
      <w:r w:rsidR="00DD01FE" w:rsidRPr="00332051">
        <w:t>the Company/Crew/Unit</w:t>
      </w:r>
      <w:r w:rsidR="00DD01FE" w:rsidRPr="00F233F1" w:rsidDel="00DD01FE">
        <w:t xml:space="preserve"> </w:t>
      </w:r>
      <w:r w:rsidR="004C0CE7" w:rsidRPr="00F233F1">
        <w:t>a</w:t>
      </w:r>
      <w:r w:rsidRPr="00F358DA">
        <w:t xml:space="preserve">s their </w:t>
      </w:r>
      <w:r w:rsidR="008459A4">
        <w:rPr>
          <w:noProof/>
        </w:rPr>
        <w:t>pr</w:t>
      </w:r>
      <w:r w:rsidR="009A4009">
        <w:rPr>
          <w:noProof/>
        </w:rPr>
        <w:t>imary</w:t>
      </w:r>
      <w:r w:rsidR="009A4009">
        <w:t xml:space="preserve"> </w:t>
      </w:r>
      <w:r w:rsidRPr="00F358DA">
        <w:t xml:space="preserve">group. Youth members are </w:t>
      </w:r>
      <w:r w:rsidRPr="00647FE3">
        <w:rPr>
          <w:noProof/>
        </w:rPr>
        <w:t>typically</w:t>
      </w:r>
      <w:r w:rsidRPr="00F358DA">
        <w:t xml:space="preserve"> of Venturer</w:t>
      </w:r>
      <w:r w:rsidR="005065B3" w:rsidRPr="00F358DA">
        <w:t xml:space="preserve"> and</w:t>
      </w:r>
      <w:r w:rsidRPr="00F358DA">
        <w:t xml:space="preserve"> Rover age. These members shall complete an official Scouts Canada application for membership and </w:t>
      </w:r>
      <w:proofErr w:type="gramStart"/>
      <w:r w:rsidRPr="00F358DA">
        <w:t>submit</w:t>
      </w:r>
      <w:proofErr w:type="gramEnd"/>
      <w:r w:rsidRPr="00F358DA">
        <w:t xml:space="preserve"> to the Group Registrar annually. These youth and adults are active members of </w:t>
      </w:r>
      <w:r w:rsidR="00DD01FE" w:rsidRPr="00332051">
        <w:t>the Company/Crew/Unit</w:t>
      </w:r>
      <w:r w:rsidR="00DD01FE" w:rsidRPr="007F31E6" w:rsidDel="00DD01FE">
        <w:t xml:space="preserve"> </w:t>
      </w:r>
      <w:r w:rsidRPr="00F358DA">
        <w:t xml:space="preserve">and contribute to the organization </w:t>
      </w:r>
      <w:r w:rsidR="003F4CF5" w:rsidRPr="00F358DA">
        <w:t>or</w:t>
      </w:r>
      <w:r w:rsidRPr="00F358DA">
        <w:t xml:space="preserve"> execution of events as well as attend regular meetings.</w:t>
      </w:r>
      <w:r w:rsidRPr="00850AB8">
        <w:rPr>
          <w:b/>
        </w:rPr>
        <w:t xml:space="preserve"> </w:t>
      </w:r>
      <w:r w:rsidR="00342973" w:rsidRPr="00F358DA">
        <w:t xml:space="preserve">The </w:t>
      </w:r>
      <w:proofErr w:type="gramStart"/>
      <w:r w:rsidR="00342973" w:rsidRPr="00F358DA">
        <w:t>minimum</w:t>
      </w:r>
      <w:proofErr w:type="gramEnd"/>
      <w:r w:rsidR="00F1469F" w:rsidRPr="00F358DA">
        <w:t xml:space="preserve"> annual</w:t>
      </w:r>
      <w:r w:rsidR="00342973" w:rsidRPr="00F358DA">
        <w:t xml:space="preserve"> requirements of the primary members</w:t>
      </w:r>
      <w:r w:rsidR="003F4CF5" w:rsidRPr="00F358DA">
        <w:t xml:space="preserve"> are as follows:</w:t>
      </w:r>
      <w:r w:rsidR="00D65E99" w:rsidRPr="00F358DA">
        <w:t xml:space="preserve"> </w:t>
      </w:r>
      <w:r w:rsidR="004D01A6">
        <w:t xml:space="preserve">two </w:t>
      </w:r>
      <w:r w:rsidR="00D65E99" w:rsidRPr="00F358DA">
        <w:t>major events</w:t>
      </w:r>
      <w:r w:rsidR="00204360" w:rsidRPr="00F358DA">
        <w:t xml:space="preserve"> (in addition to any required training)</w:t>
      </w:r>
      <w:r w:rsidR="00D65E99" w:rsidRPr="00F358DA">
        <w:t xml:space="preserve">, </w:t>
      </w:r>
      <w:r w:rsidR="004D01A6">
        <w:t xml:space="preserve">five </w:t>
      </w:r>
      <w:r w:rsidR="00D65E99" w:rsidRPr="00F358DA">
        <w:t xml:space="preserve">elective </w:t>
      </w:r>
      <w:r w:rsidR="00990258" w:rsidRPr="00F358DA">
        <w:t xml:space="preserve">events, </w:t>
      </w:r>
      <w:r w:rsidR="004D01A6">
        <w:t>three</w:t>
      </w:r>
      <w:r w:rsidR="00D65E99" w:rsidRPr="00F358DA">
        <w:t xml:space="preserve"> fundraiser event</w:t>
      </w:r>
      <w:r w:rsidR="00A15BC9" w:rsidRPr="00F358DA">
        <w:t>s</w:t>
      </w:r>
      <w:r w:rsidR="00D65E99" w:rsidRPr="00F358DA">
        <w:t>, and 75% of meetings.</w:t>
      </w:r>
    </w:p>
    <w:p w14:paraId="015383FE" w14:textId="77777777" w:rsidR="00F3066A" w:rsidRDefault="003628B1" w:rsidP="00F358DA">
      <w:pPr>
        <w:pStyle w:val="Heading2"/>
      </w:pPr>
      <w:bookmarkStart w:id="31" w:name="_Toc527933860"/>
      <w:r w:rsidRPr="00850AB8">
        <w:t>Secondary</w:t>
      </w:r>
      <w:bookmarkEnd w:id="31"/>
    </w:p>
    <w:p w14:paraId="5F6E7AD2" w14:textId="5541F302" w:rsidR="005065B3" w:rsidRPr="00850AB8" w:rsidRDefault="003628B1" w:rsidP="00F358DA">
      <w:r w:rsidRPr="00850AB8">
        <w:t xml:space="preserve">Those youth and adult members who </w:t>
      </w:r>
      <w:proofErr w:type="gramStart"/>
      <w:r w:rsidRPr="00850AB8">
        <w:t>are registered</w:t>
      </w:r>
      <w:proofErr w:type="gramEnd"/>
      <w:r w:rsidRPr="00850AB8">
        <w:t xml:space="preserve"> with another </w:t>
      </w:r>
      <w:r w:rsidR="003234F6">
        <w:t>S</w:t>
      </w:r>
      <w:r w:rsidR="00F1469F">
        <w:t>couts Canada</w:t>
      </w:r>
      <w:r w:rsidRPr="00850AB8">
        <w:t xml:space="preserve"> </w:t>
      </w:r>
      <w:r w:rsidR="003234F6">
        <w:t xml:space="preserve">group </w:t>
      </w:r>
      <w:r w:rsidRPr="00850AB8">
        <w:t xml:space="preserve">and </w:t>
      </w:r>
      <w:r w:rsidRPr="00647FE3">
        <w:rPr>
          <w:noProof/>
        </w:rPr>
        <w:t>are registered</w:t>
      </w:r>
      <w:r w:rsidRPr="00850AB8">
        <w:t xml:space="preserve"> as a duplicate with </w:t>
      </w:r>
      <w:r w:rsidR="00DD01FE" w:rsidRPr="00332051">
        <w:t>the Company/Crew/Unit</w:t>
      </w:r>
      <w:r w:rsidR="00DD01FE" w:rsidRPr="00850AB8" w:rsidDel="00DD01FE">
        <w:t xml:space="preserve"> </w:t>
      </w:r>
      <w:r w:rsidR="005065B3" w:rsidRPr="00850AB8">
        <w:t>or are registered members of Girl Guides of Canada.</w:t>
      </w:r>
      <w:r w:rsidR="008F102C">
        <w:t xml:space="preserve"> </w:t>
      </w:r>
      <w:r w:rsidRPr="00850AB8">
        <w:t>These members shall complete an official Scouts Canada application for membership, print "DUPLICATE" on the top of the form along with their home group and membership number (if possible) and submit to the Group Registrar annually.</w:t>
      </w:r>
      <w:r w:rsidR="00140378">
        <w:rPr>
          <w:rStyle w:val="FootnoteReference"/>
          <w:sz w:val="28"/>
        </w:rPr>
        <w:footnoteReference w:id="2"/>
      </w:r>
      <w:r w:rsidR="003C4B57" w:rsidRPr="00850AB8">
        <w:t xml:space="preserve"> These youth and adults are active members of </w:t>
      </w:r>
      <w:r w:rsidR="00DD01FE" w:rsidRPr="00332051">
        <w:t>the Company/Crew/Unit</w:t>
      </w:r>
      <w:r w:rsidR="00DD01FE" w:rsidRPr="00850AB8" w:rsidDel="00DD01FE">
        <w:t xml:space="preserve"> </w:t>
      </w:r>
      <w:r w:rsidR="003C4B57" w:rsidRPr="00850AB8">
        <w:t xml:space="preserve">and contribute to the organization or execution of events as well as attend regular meetings. </w:t>
      </w:r>
      <w:r w:rsidR="003C4B57" w:rsidRPr="00F358DA">
        <w:t xml:space="preserve">The </w:t>
      </w:r>
      <w:proofErr w:type="gramStart"/>
      <w:r w:rsidR="003C4B57" w:rsidRPr="00F358DA">
        <w:t>minimum</w:t>
      </w:r>
      <w:proofErr w:type="gramEnd"/>
      <w:r w:rsidR="003C4B57" w:rsidRPr="00F358DA">
        <w:t xml:space="preserve"> </w:t>
      </w:r>
      <w:r w:rsidR="00F1469F" w:rsidRPr="00F358DA">
        <w:t xml:space="preserve">annual </w:t>
      </w:r>
      <w:r w:rsidR="003C4B57" w:rsidRPr="00F358DA">
        <w:t>requirements of the secondary members are as follows:</w:t>
      </w:r>
      <w:r w:rsidR="00516493" w:rsidRPr="00F358DA">
        <w:t xml:space="preserve"> </w:t>
      </w:r>
      <w:r w:rsidR="004D01A6">
        <w:t xml:space="preserve">two </w:t>
      </w:r>
      <w:r w:rsidR="00516493" w:rsidRPr="00F358DA">
        <w:t>major events</w:t>
      </w:r>
      <w:r w:rsidR="00204360" w:rsidRPr="00F358DA">
        <w:t xml:space="preserve"> (in addition to any required training)</w:t>
      </w:r>
      <w:r w:rsidR="00516493" w:rsidRPr="00F358DA">
        <w:t xml:space="preserve">, </w:t>
      </w:r>
      <w:r w:rsidR="004D01A6">
        <w:t xml:space="preserve">two </w:t>
      </w:r>
      <w:r w:rsidR="003C4B57" w:rsidRPr="00F358DA">
        <w:t xml:space="preserve">elective </w:t>
      </w:r>
      <w:r w:rsidR="00990258" w:rsidRPr="00F358DA">
        <w:t xml:space="preserve">events, </w:t>
      </w:r>
      <w:r w:rsidR="004D01A6">
        <w:t xml:space="preserve">two </w:t>
      </w:r>
      <w:r w:rsidR="003C4B57" w:rsidRPr="00F358DA">
        <w:t>fundraiser event</w:t>
      </w:r>
      <w:r w:rsidR="00A15BC9" w:rsidRPr="00F358DA">
        <w:t>s</w:t>
      </w:r>
      <w:r w:rsidR="003C4B57" w:rsidRPr="00F358DA">
        <w:t>, and 5</w:t>
      </w:r>
      <w:r w:rsidR="00516493" w:rsidRPr="00F358DA">
        <w:t>0</w:t>
      </w:r>
      <w:r w:rsidR="003C4B57" w:rsidRPr="00F358DA">
        <w:t>% of meetings.</w:t>
      </w:r>
      <w:r w:rsidR="00204360" w:rsidRPr="00F358DA">
        <w:rPr>
          <w:rStyle w:val="Emphasis"/>
        </w:rPr>
        <w:t xml:space="preserve"> </w:t>
      </w:r>
    </w:p>
    <w:p w14:paraId="742BB10D" w14:textId="77777777" w:rsidR="00F3066A" w:rsidRDefault="003628B1" w:rsidP="00F358DA">
      <w:pPr>
        <w:pStyle w:val="Heading2"/>
      </w:pPr>
      <w:bookmarkStart w:id="32" w:name="_Toc527933861"/>
      <w:r w:rsidRPr="00850AB8">
        <w:t>Auxiliary</w:t>
      </w:r>
      <w:bookmarkEnd w:id="32"/>
    </w:p>
    <w:p w14:paraId="75ADEA75" w14:textId="4FA9A32C" w:rsidR="00B717F5" w:rsidRPr="00CF24D1" w:rsidRDefault="00F233F1" w:rsidP="00F358DA">
      <w:r>
        <w:t>T</w:t>
      </w:r>
      <w:r w:rsidR="003628B1" w:rsidRPr="00850AB8">
        <w:t xml:space="preserve">hose youth and adult members who </w:t>
      </w:r>
      <w:r w:rsidR="003628B1" w:rsidRPr="00647FE3">
        <w:rPr>
          <w:noProof/>
        </w:rPr>
        <w:t>are registered</w:t>
      </w:r>
      <w:r w:rsidR="003628B1" w:rsidRPr="00850AB8">
        <w:t xml:space="preserve"> with another Group within Scouts Canada</w:t>
      </w:r>
      <w:r w:rsidR="005065B3" w:rsidRPr="00850AB8">
        <w:t xml:space="preserve"> or Girl Guides of Canada</w:t>
      </w:r>
      <w:r w:rsidR="003628B1" w:rsidRPr="00850AB8">
        <w:t xml:space="preserve"> and who </w:t>
      </w:r>
      <w:proofErr w:type="gramStart"/>
      <w:r w:rsidR="003628B1" w:rsidRPr="00850AB8">
        <w:t>participate</w:t>
      </w:r>
      <w:proofErr w:type="gramEnd"/>
      <w:r w:rsidR="003628B1" w:rsidRPr="00850AB8">
        <w:t xml:space="preserve"> in </w:t>
      </w:r>
      <w:r w:rsidR="00DD01FE" w:rsidRPr="00332051">
        <w:t>the Company/Crew/Unit</w:t>
      </w:r>
      <w:r w:rsidR="003628B1" w:rsidRPr="00850AB8">
        <w:t xml:space="preserve"> activities to complete </w:t>
      </w:r>
      <w:r w:rsidR="003628B1" w:rsidRPr="00850AB8">
        <w:lastRenderedPageBreak/>
        <w:t xml:space="preserve">their required community service, or as a group activity. </w:t>
      </w:r>
      <w:r w:rsidR="00250D44" w:rsidRPr="00850AB8">
        <w:t xml:space="preserve">If training is </w:t>
      </w:r>
      <w:r w:rsidR="00250D44" w:rsidRPr="00647FE3">
        <w:rPr>
          <w:noProof/>
        </w:rPr>
        <w:t>being offered</w:t>
      </w:r>
      <w:r w:rsidR="00250D44" w:rsidRPr="00850AB8">
        <w:t xml:space="preserve"> for a specific event attendance is mandatory.</w:t>
      </w:r>
      <w:r w:rsidR="008F102C">
        <w:t xml:space="preserve"> </w:t>
      </w:r>
    </w:p>
    <w:p w14:paraId="176CCA05" w14:textId="75F0A7D9" w:rsidR="003628B1" w:rsidRPr="00850AB8" w:rsidRDefault="003628B1" w:rsidP="00F358DA">
      <w:pPr>
        <w:pStyle w:val="Heading1"/>
        <w:rPr>
          <w:sz w:val="22"/>
        </w:rPr>
      </w:pPr>
      <w:bookmarkStart w:id="33" w:name="_Toc527933862"/>
      <w:r w:rsidRPr="000D0CF4">
        <w:t xml:space="preserve">SECTION THREE – </w:t>
      </w:r>
      <w:r w:rsidR="00827D72">
        <w:t>EXECUTIVE</w:t>
      </w:r>
      <w:bookmarkEnd w:id="33"/>
      <w:r w:rsidRPr="000D0CF4">
        <w:t xml:space="preserve"> </w:t>
      </w:r>
    </w:p>
    <w:p w14:paraId="438EE5B4" w14:textId="77777777" w:rsidR="003628B1" w:rsidRPr="00106376" w:rsidRDefault="003628B1" w:rsidP="00F358DA">
      <w:pPr>
        <w:pStyle w:val="NumberNormal"/>
        <w:numPr>
          <w:ilvl w:val="0"/>
          <w:numId w:val="48"/>
        </w:numPr>
      </w:pPr>
      <w:r w:rsidRPr="00F233F1">
        <w:t>All Executive and Non-Executive posit</w:t>
      </w:r>
      <w:r w:rsidR="000D0CF4" w:rsidRPr="00F233F1">
        <w:t xml:space="preserve">ions will be </w:t>
      </w:r>
      <w:proofErr w:type="gramStart"/>
      <w:r w:rsidR="000D0CF4" w:rsidRPr="00F233F1">
        <w:t>elected</w:t>
      </w:r>
      <w:proofErr w:type="gramEnd"/>
      <w:r w:rsidR="000D0CF4" w:rsidRPr="00F233F1">
        <w:t xml:space="preserve"> positions.</w:t>
      </w:r>
    </w:p>
    <w:p w14:paraId="5C0EF398" w14:textId="7CB606F8" w:rsidR="003628B1" w:rsidRPr="00F233F1" w:rsidRDefault="00827D72" w:rsidP="00F358DA">
      <w:pPr>
        <w:pStyle w:val="NumberNormal"/>
      </w:pPr>
      <w:r>
        <w:t>Executive</w:t>
      </w:r>
      <w:r w:rsidR="003628B1" w:rsidRPr="00106376">
        <w:t xml:space="preserve"> positions may only </w:t>
      </w:r>
      <w:proofErr w:type="gramStart"/>
      <w:r w:rsidR="003628B1" w:rsidRPr="00106376">
        <w:t>be held</w:t>
      </w:r>
      <w:proofErr w:type="gramEnd"/>
      <w:r w:rsidR="003628B1" w:rsidRPr="00106376">
        <w:t xml:space="preserve"> by members who have </w:t>
      </w:r>
      <w:r w:rsidR="003628B1" w:rsidRPr="00647FE3">
        <w:rPr>
          <w:noProof/>
        </w:rPr>
        <w:t>been registered</w:t>
      </w:r>
      <w:r w:rsidR="003628B1" w:rsidRPr="00106376">
        <w:t xml:space="preserve"> with the</w:t>
      </w:r>
      <w:r w:rsidR="006D7847" w:rsidRPr="00106376">
        <w:t xml:space="preserve"> Company/Crew</w:t>
      </w:r>
      <w:r w:rsidR="005065B3" w:rsidRPr="00106376">
        <w:t>/Unit</w:t>
      </w:r>
      <w:r w:rsidR="00744B31" w:rsidRPr="00106376">
        <w:t xml:space="preserve"> </w:t>
      </w:r>
      <w:r w:rsidR="003628B1" w:rsidRPr="00106376">
        <w:t xml:space="preserve">for </w:t>
      </w:r>
      <w:r w:rsidR="003628B1" w:rsidRPr="00647FE3">
        <w:rPr>
          <w:noProof/>
        </w:rPr>
        <w:t>a period of</w:t>
      </w:r>
      <w:r w:rsidR="003628B1" w:rsidRPr="00106376">
        <w:t xml:space="preserve"> </w:t>
      </w:r>
      <w:r w:rsidR="006D7847" w:rsidRPr="00106376">
        <w:t xml:space="preserve">at least </w:t>
      </w:r>
      <w:r w:rsidR="003628B1" w:rsidRPr="00106376">
        <w:t>one year.</w:t>
      </w:r>
      <w:bookmarkStart w:id="34" w:name="_Ref527452072"/>
      <w:r w:rsidR="00014BFE">
        <w:rPr>
          <w:rStyle w:val="FootnoteReference"/>
          <w:sz w:val="28"/>
          <w:szCs w:val="32"/>
        </w:rPr>
        <w:footnoteReference w:id="3"/>
      </w:r>
      <w:bookmarkEnd w:id="34"/>
    </w:p>
    <w:p w14:paraId="44A3F9D1" w14:textId="56F0D964" w:rsidR="000D0CF4" w:rsidRPr="00106376" w:rsidRDefault="003628B1" w:rsidP="00F358DA">
      <w:pPr>
        <w:pStyle w:val="NumberNormal"/>
      </w:pPr>
      <w:r w:rsidRPr="00106376">
        <w:t xml:space="preserve">There should be at least </w:t>
      </w:r>
      <w:r w:rsidR="001713A0" w:rsidRPr="00106376">
        <w:t>one</w:t>
      </w:r>
      <w:r w:rsidRPr="00106376">
        <w:t xml:space="preserve"> member from the Venturer section</w:t>
      </w:r>
      <w:r w:rsidR="005065B3" w:rsidRPr="00106376">
        <w:t xml:space="preserve">, </w:t>
      </w:r>
      <w:r w:rsidRPr="00106376">
        <w:t>one from the Rover</w:t>
      </w:r>
      <w:r w:rsidR="005065B3" w:rsidRPr="00106376">
        <w:t xml:space="preserve"> section and one from the Ranger</w:t>
      </w:r>
      <w:r w:rsidRPr="00106376">
        <w:t xml:space="preserve"> section on the </w:t>
      </w:r>
      <w:r w:rsidR="00827D72">
        <w:t>Executive</w:t>
      </w:r>
      <w:r w:rsidR="00014BFE" w:rsidRPr="00106376">
        <w:t>.</w:t>
      </w:r>
      <w:r w:rsidR="00C75A6D" w:rsidRPr="00F233F1">
        <w:fldChar w:fldCharType="begin"/>
      </w:r>
      <w:r w:rsidR="00C75A6D" w:rsidRPr="00F358DA">
        <w:instrText xml:space="preserve"> NOTEREF _Ref527452072 \f \h </w:instrText>
      </w:r>
      <w:r w:rsidR="00F233F1">
        <w:instrText xml:space="preserve"> \* MERGEFORMAT </w:instrText>
      </w:r>
      <w:r w:rsidR="00C75A6D" w:rsidRPr="00F233F1">
        <w:fldChar w:fldCharType="separate"/>
      </w:r>
      <w:ins w:id="35" w:author="Daniel Innes" w:date="2019-01-21T14:05:00Z">
        <w:r w:rsidR="00433CF3" w:rsidRPr="00433CF3">
          <w:rPr>
            <w:rStyle w:val="FootnoteReference"/>
            <w:rPrChange w:id="36" w:author="Daniel Innes" w:date="2019-01-21T14:05:00Z">
              <w:rPr/>
            </w:rPrChange>
          </w:rPr>
          <w:t>3</w:t>
        </w:r>
      </w:ins>
      <w:del w:id="37" w:author="Daniel Innes" w:date="2019-01-21T14:05:00Z">
        <w:r w:rsidR="00D03A2B" w:rsidRPr="00F358DA" w:rsidDel="00433CF3">
          <w:rPr>
            <w:rStyle w:val="FootnoteReference"/>
          </w:rPr>
          <w:delText>3</w:delText>
        </w:r>
      </w:del>
      <w:r w:rsidR="00C75A6D" w:rsidRPr="00F233F1">
        <w:fldChar w:fldCharType="end"/>
      </w:r>
    </w:p>
    <w:p w14:paraId="61B39A78" w14:textId="1DB053A1" w:rsidR="001713A0" w:rsidRPr="00106376" w:rsidRDefault="003628B1" w:rsidP="00F358DA">
      <w:pPr>
        <w:pStyle w:val="NumberNormal"/>
      </w:pPr>
      <w:r w:rsidRPr="00106376">
        <w:t>Executive positions within the Company/Crew</w:t>
      </w:r>
      <w:r w:rsidR="0034055D" w:rsidRPr="00106376">
        <w:t>/Unit</w:t>
      </w:r>
      <w:r w:rsidRPr="00106376">
        <w:t xml:space="preserve"> are President, Vice President, Treasur</w:t>
      </w:r>
      <w:r w:rsidR="00744B31" w:rsidRPr="00106376">
        <w:t>er, Secretary</w:t>
      </w:r>
      <w:r w:rsidR="000F09C5">
        <w:t>,</w:t>
      </w:r>
      <w:r w:rsidR="004C4337" w:rsidRPr="004C4337">
        <w:t xml:space="preserve"> </w:t>
      </w:r>
      <w:r w:rsidR="004A1D01" w:rsidRPr="00106376">
        <w:t>Quartermaster</w:t>
      </w:r>
      <w:r w:rsidR="004A1D01">
        <w:t xml:space="preserve">, </w:t>
      </w:r>
      <w:r w:rsidR="00744B31" w:rsidRPr="00106376">
        <w:t>and</w:t>
      </w:r>
      <w:r w:rsidR="004A1D01" w:rsidRPr="004A1D01">
        <w:t xml:space="preserve"> </w:t>
      </w:r>
      <w:r w:rsidR="004A1D01">
        <w:t>C</w:t>
      </w:r>
      <w:r w:rsidR="004A1D01" w:rsidRPr="004C4337">
        <w:t>ontact Advisor</w:t>
      </w:r>
      <w:r w:rsidRPr="00106376">
        <w:t>.</w:t>
      </w:r>
      <w:r w:rsidRPr="00106376">
        <w:rPr>
          <w:rFonts w:eastAsia="MS Mincho"/>
        </w:rPr>
        <w:t xml:space="preserve"> </w:t>
      </w:r>
    </w:p>
    <w:p w14:paraId="4239DBBD" w14:textId="2384F78D" w:rsidR="0011729D" w:rsidRPr="00332051" w:rsidRDefault="003628B1" w:rsidP="00F358DA">
      <w:pPr>
        <w:pStyle w:val="NumberNormal"/>
      </w:pPr>
      <w:r w:rsidRPr="006972A8">
        <w:t>Non-Executive position</w:t>
      </w:r>
      <w:r w:rsidR="009314B2">
        <w:t>s</w:t>
      </w:r>
      <w:r w:rsidRPr="006972A8">
        <w:t xml:space="preserve"> within the Company</w:t>
      </w:r>
      <w:r w:rsidR="0034055D" w:rsidRPr="006972A8">
        <w:t>/Crew/Unit</w:t>
      </w:r>
      <w:r w:rsidRPr="006972A8">
        <w:t xml:space="preserve"> </w:t>
      </w:r>
      <w:r w:rsidR="0011729D" w:rsidRPr="006972A8">
        <w:t>is</w:t>
      </w:r>
      <w:r w:rsidRPr="00D55F89">
        <w:t xml:space="preserve"> </w:t>
      </w:r>
      <w:r w:rsidR="0034055D" w:rsidRPr="00332051">
        <w:t>Master at Arms</w:t>
      </w:r>
      <w:r w:rsidR="00AB499D">
        <w:t xml:space="preserve"> and </w:t>
      </w:r>
      <w:r w:rsidR="00AB499D" w:rsidRPr="004C4337">
        <w:t>Advisor</w:t>
      </w:r>
      <w:r w:rsidR="0034055D" w:rsidRPr="00332051">
        <w:t>.</w:t>
      </w:r>
    </w:p>
    <w:p w14:paraId="6404AA78" w14:textId="0CCA532A" w:rsidR="008269DE" w:rsidRPr="00F233F1" w:rsidRDefault="0011729D" w:rsidP="00F358DA">
      <w:pPr>
        <w:pStyle w:val="NumberNormal"/>
      </w:pPr>
      <w:r w:rsidRPr="00B81FBE">
        <w:t>Executive and Non-Executive position terms begin on September 1</w:t>
      </w:r>
      <w:r w:rsidR="00E42BAB" w:rsidRPr="00B81FBE">
        <w:rPr>
          <w:vertAlign w:val="superscript"/>
        </w:rPr>
        <w:t>st</w:t>
      </w:r>
      <w:r w:rsidR="00E42BAB" w:rsidRPr="00B56641" w:rsidDel="00E42BAB">
        <w:t xml:space="preserve"> </w:t>
      </w:r>
      <w:r w:rsidRPr="00B56641">
        <w:t>and end on August 31</w:t>
      </w:r>
      <w:r w:rsidRPr="004557AC">
        <w:rPr>
          <w:vertAlign w:val="superscript"/>
        </w:rPr>
        <w:t>st</w:t>
      </w:r>
      <w:r w:rsidRPr="004557AC">
        <w:t>.</w:t>
      </w:r>
    </w:p>
    <w:p w14:paraId="5762BFB7" w14:textId="0E43654A" w:rsidR="003628B1" w:rsidRPr="003E4462" w:rsidRDefault="005065B3" w:rsidP="00F358DA">
      <w:pPr>
        <w:pStyle w:val="NumberNormal"/>
      </w:pPr>
      <w:r w:rsidRPr="00F233F1">
        <w:t xml:space="preserve">Annual elections for executive positions are to </w:t>
      </w:r>
      <w:r w:rsidRPr="00647FE3">
        <w:rPr>
          <w:noProof/>
        </w:rPr>
        <w:t>be held</w:t>
      </w:r>
      <w:r w:rsidRPr="00F233F1">
        <w:t xml:space="preserve"> in </w:t>
      </w:r>
      <w:proofErr w:type="gramStart"/>
      <w:r w:rsidRPr="00647FE3">
        <w:rPr>
          <w:noProof/>
        </w:rPr>
        <w:t xml:space="preserve">the month </w:t>
      </w:r>
      <w:r w:rsidR="00B73223" w:rsidRPr="00647FE3">
        <w:rPr>
          <w:noProof/>
        </w:rPr>
        <w:t>of</w:t>
      </w:r>
      <w:r w:rsidR="00B73223">
        <w:t xml:space="preserve"> </w:t>
      </w:r>
      <w:r w:rsidRPr="00F233F1">
        <w:t>June</w:t>
      </w:r>
      <w:proofErr w:type="gramEnd"/>
      <w:r w:rsidRPr="00F233F1">
        <w:t>.</w:t>
      </w:r>
    </w:p>
    <w:p w14:paraId="0261C652" w14:textId="5F33679B" w:rsidR="003628B1" w:rsidRPr="00F358DA" w:rsidRDefault="003628B1" w:rsidP="00F358DA">
      <w:pPr>
        <w:pStyle w:val="Heading2"/>
      </w:pPr>
      <w:bookmarkStart w:id="38" w:name="_Toc527933863"/>
      <w:r w:rsidRPr="003E4462">
        <w:t>Duties of the President</w:t>
      </w:r>
      <w:r w:rsidRPr="00F233F1">
        <w:t>:</w:t>
      </w:r>
      <w:bookmarkEnd w:id="38"/>
      <w:r w:rsidRPr="00F233F1">
        <w:t xml:space="preserve"> </w:t>
      </w:r>
    </w:p>
    <w:p w14:paraId="7C01EE69" w14:textId="77777777" w:rsidR="0034055D" w:rsidRPr="00106376" w:rsidRDefault="003628B1" w:rsidP="00F358DA">
      <w:pPr>
        <w:pStyle w:val="NumberNormal"/>
        <w:numPr>
          <w:ilvl w:val="0"/>
          <w:numId w:val="49"/>
        </w:numPr>
      </w:pPr>
      <w:r w:rsidRPr="00F233F1">
        <w:t>Organize Executive and Company/Crew</w:t>
      </w:r>
      <w:r w:rsidR="009134F1" w:rsidRPr="00F233F1">
        <w:t>/Unit</w:t>
      </w:r>
      <w:r w:rsidRPr="00106376">
        <w:t xml:space="preserve"> meetings, and ensure all members </w:t>
      </w:r>
      <w:proofErr w:type="gramStart"/>
      <w:r w:rsidRPr="00106376">
        <w:t>are notified</w:t>
      </w:r>
      <w:proofErr w:type="gramEnd"/>
      <w:r w:rsidR="00560DFF" w:rsidRPr="00106376">
        <w:t>,</w:t>
      </w:r>
      <w:r w:rsidRPr="00106376">
        <w:t xml:space="preserve"> working in conjunction with the Secretary.</w:t>
      </w:r>
    </w:p>
    <w:p w14:paraId="71241BF1" w14:textId="77777777" w:rsidR="0034055D" w:rsidRPr="00F358DA" w:rsidRDefault="003628B1" w:rsidP="00F358DA">
      <w:pPr>
        <w:pStyle w:val="NumberNormal"/>
      </w:pPr>
      <w:proofErr w:type="gramStart"/>
      <w:r w:rsidRPr="00106376">
        <w:t>Provide</w:t>
      </w:r>
      <w:proofErr w:type="gramEnd"/>
      <w:r w:rsidRPr="00106376">
        <w:t xml:space="preserve"> leadership to the Company/Crew</w:t>
      </w:r>
      <w:r w:rsidR="009134F1" w:rsidRPr="00106376">
        <w:t>/Unit</w:t>
      </w:r>
      <w:r w:rsidRPr="00106376">
        <w:t xml:space="preserve"> at meetings and activities. </w:t>
      </w:r>
    </w:p>
    <w:p w14:paraId="1150EFC1" w14:textId="77777777" w:rsidR="0034055D" w:rsidRPr="00F358DA" w:rsidRDefault="003628B1" w:rsidP="00F358DA">
      <w:pPr>
        <w:pStyle w:val="NumberNormal"/>
      </w:pPr>
      <w:r w:rsidRPr="00F233F1">
        <w:t>Chair Executive and Company/Crew</w:t>
      </w:r>
      <w:r w:rsidR="009134F1" w:rsidRPr="00F233F1">
        <w:t>/Unit</w:t>
      </w:r>
      <w:r w:rsidRPr="00106376">
        <w:t xml:space="preserve"> meetings.</w:t>
      </w:r>
    </w:p>
    <w:p w14:paraId="690A74AF" w14:textId="77777777" w:rsidR="0034055D" w:rsidRPr="00F358DA" w:rsidRDefault="00710C2C" w:rsidP="00F358DA">
      <w:pPr>
        <w:pStyle w:val="NumberNormal"/>
      </w:pPr>
      <w:r w:rsidRPr="00F233F1">
        <w:t>Ensure</w:t>
      </w:r>
      <w:r w:rsidR="003628B1" w:rsidRPr="00F233F1">
        <w:t xml:space="preserve"> all members and </w:t>
      </w:r>
      <w:r w:rsidR="00E42BAB" w:rsidRPr="00106376">
        <w:t>Advisor</w:t>
      </w:r>
      <w:r w:rsidR="003628B1" w:rsidRPr="00106376">
        <w:t xml:space="preserve">s </w:t>
      </w:r>
      <w:r w:rsidR="00E42BAB" w:rsidRPr="00647FE3">
        <w:rPr>
          <w:noProof/>
        </w:rPr>
        <w:t>are kept</w:t>
      </w:r>
      <w:r w:rsidR="00E42BAB" w:rsidRPr="00106376">
        <w:t xml:space="preserve"> </w:t>
      </w:r>
      <w:r w:rsidR="003628B1" w:rsidRPr="00106376">
        <w:t>informed.</w:t>
      </w:r>
    </w:p>
    <w:p w14:paraId="512B58E8" w14:textId="77777777" w:rsidR="003628B1" w:rsidRPr="00F358DA" w:rsidRDefault="003628B1" w:rsidP="00F358DA">
      <w:pPr>
        <w:pStyle w:val="NumberNormal"/>
      </w:pPr>
      <w:r w:rsidRPr="00F233F1">
        <w:t>Attend monthly Group Committee meeting</w:t>
      </w:r>
      <w:r w:rsidR="00E42BAB" w:rsidRPr="00F233F1">
        <w:t>s,</w:t>
      </w:r>
      <w:r w:rsidRPr="00106376">
        <w:t xml:space="preserve"> </w:t>
      </w:r>
      <w:proofErr w:type="gramStart"/>
      <w:r w:rsidRPr="00106376">
        <w:t>representing</w:t>
      </w:r>
      <w:proofErr w:type="gramEnd"/>
      <w:r w:rsidRPr="00106376">
        <w:t xml:space="preserve"> the Company/Crew</w:t>
      </w:r>
      <w:r w:rsidR="0034055D" w:rsidRPr="00106376">
        <w:t>/Unit</w:t>
      </w:r>
      <w:r w:rsidRPr="00106376">
        <w:t xml:space="preserve"> </w:t>
      </w:r>
      <w:r w:rsidR="00C537BC" w:rsidRPr="00106376">
        <w:t>including making presentations and other</w:t>
      </w:r>
      <w:r w:rsidR="00E42BAB" w:rsidRPr="00106376">
        <w:t xml:space="preserve"> related tasks</w:t>
      </w:r>
      <w:r w:rsidR="00C537BC" w:rsidRPr="00106376">
        <w:t>.</w:t>
      </w:r>
    </w:p>
    <w:p w14:paraId="06FE9560" w14:textId="77777777" w:rsidR="003628B1" w:rsidRPr="00850AB8" w:rsidRDefault="003628B1" w:rsidP="00F358DA">
      <w:pPr>
        <w:pStyle w:val="Heading2"/>
        <w:rPr>
          <w:sz w:val="22"/>
        </w:rPr>
      </w:pPr>
      <w:bookmarkStart w:id="39" w:name="_Toc527933864"/>
      <w:r w:rsidRPr="00850AB8">
        <w:t>Duties of the Vice-President:</w:t>
      </w:r>
      <w:bookmarkEnd w:id="39"/>
      <w:r w:rsidRPr="00850AB8">
        <w:t xml:space="preserve"> </w:t>
      </w:r>
    </w:p>
    <w:p w14:paraId="6FB53639" w14:textId="77777777" w:rsidR="0034055D" w:rsidRPr="00F233F1" w:rsidRDefault="003628B1" w:rsidP="00F358DA">
      <w:pPr>
        <w:pStyle w:val="NumberNormal"/>
        <w:numPr>
          <w:ilvl w:val="0"/>
          <w:numId w:val="50"/>
        </w:numPr>
      </w:pPr>
      <w:r w:rsidRPr="00F233F1">
        <w:t>Act in place of the President when required.</w:t>
      </w:r>
    </w:p>
    <w:p w14:paraId="15EE2B4F" w14:textId="4BABF948" w:rsidR="009134F1" w:rsidRPr="00F358DA" w:rsidRDefault="009961D7" w:rsidP="00F358DA">
      <w:pPr>
        <w:pStyle w:val="NumberNormal"/>
      </w:pPr>
      <w:proofErr w:type="gramStart"/>
      <w:r w:rsidRPr="00106376">
        <w:t>Provide</w:t>
      </w:r>
      <w:proofErr w:type="gramEnd"/>
      <w:r w:rsidRPr="00106376">
        <w:t xml:space="preserve"> leadership to the Company/Crew</w:t>
      </w:r>
      <w:r w:rsidR="009134F1" w:rsidRPr="00106376">
        <w:t>/Unit</w:t>
      </w:r>
      <w:r w:rsidRPr="00106376">
        <w:t xml:space="preserve"> at meetings and </w:t>
      </w:r>
      <w:r w:rsidR="00EC5DD3">
        <w:t>events</w:t>
      </w:r>
      <w:r w:rsidRPr="00106376">
        <w:t>.</w:t>
      </w:r>
      <w:r w:rsidRPr="00F358DA">
        <w:t xml:space="preserve"> </w:t>
      </w:r>
    </w:p>
    <w:p w14:paraId="6D004040" w14:textId="77777777" w:rsidR="00E42BAB" w:rsidRPr="00F358DA" w:rsidRDefault="003628B1" w:rsidP="00F358DA">
      <w:pPr>
        <w:pStyle w:val="NumberNormal"/>
      </w:pPr>
      <w:r w:rsidRPr="00F358DA">
        <w:t>Keep absentee members informed of current and upcoming activities</w:t>
      </w:r>
      <w:r w:rsidR="0034055D" w:rsidRPr="00F358DA">
        <w:t>.</w:t>
      </w:r>
    </w:p>
    <w:p w14:paraId="3DADCD30" w14:textId="77777777" w:rsidR="0034055D" w:rsidRPr="00F358DA" w:rsidRDefault="003628B1" w:rsidP="00F358DA">
      <w:pPr>
        <w:pStyle w:val="NumberNormal"/>
      </w:pPr>
      <w:r w:rsidRPr="00F358DA">
        <w:t xml:space="preserve">Execute such tasks as assigned by the President. </w:t>
      </w:r>
    </w:p>
    <w:p w14:paraId="4FA580AE" w14:textId="372AB7DD" w:rsidR="003628B1" w:rsidRPr="00F358DA" w:rsidRDefault="00C23E39" w:rsidP="00F358DA">
      <w:pPr>
        <w:pStyle w:val="NumberNormal"/>
      </w:pPr>
      <w:r w:rsidRPr="00F358DA">
        <w:t xml:space="preserve">Ensure adherence to </w:t>
      </w:r>
      <w:r w:rsidR="007E49F7">
        <w:t xml:space="preserve">the </w:t>
      </w:r>
      <w:r w:rsidRPr="006972A8">
        <w:t>Constitution and Code of Conduct.</w:t>
      </w:r>
    </w:p>
    <w:p w14:paraId="1B466FAD" w14:textId="77777777" w:rsidR="003628B1" w:rsidRPr="00850AB8" w:rsidRDefault="003628B1" w:rsidP="00F358DA">
      <w:pPr>
        <w:pStyle w:val="Heading2"/>
        <w:rPr>
          <w:sz w:val="22"/>
        </w:rPr>
      </w:pPr>
      <w:bookmarkStart w:id="40" w:name="_Toc527933865"/>
      <w:r w:rsidRPr="00850AB8">
        <w:t>Duties of the Secretary:</w:t>
      </w:r>
      <w:bookmarkEnd w:id="40"/>
      <w:r w:rsidRPr="00850AB8">
        <w:t xml:space="preserve"> </w:t>
      </w:r>
    </w:p>
    <w:p w14:paraId="7836F8DD" w14:textId="1DAEEE09" w:rsidR="0034055D" w:rsidRPr="00106376" w:rsidRDefault="003628B1" w:rsidP="00F358DA">
      <w:pPr>
        <w:pStyle w:val="NumberNormal"/>
        <w:numPr>
          <w:ilvl w:val="0"/>
          <w:numId w:val="51"/>
        </w:numPr>
      </w:pPr>
      <w:r w:rsidRPr="00F233F1">
        <w:t xml:space="preserve">Organize Executive and </w:t>
      </w:r>
      <w:bookmarkStart w:id="41" w:name="OLE_LINK1"/>
      <w:bookmarkStart w:id="42" w:name="OLE_LINK2"/>
      <w:r w:rsidRPr="00F233F1">
        <w:t>Company/Crew</w:t>
      </w:r>
      <w:r w:rsidR="009134F1" w:rsidRPr="00106376">
        <w:t>/Unit</w:t>
      </w:r>
      <w:r w:rsidRPr="00106376">
        <w:t xml:space="preserve"> </w:t>
      </w:r>
      <w:bookmarkEnd w:id="41"/>
      <w:bookmarkEnd w:id="42"/>
      <w:r w:rsidRPr="00106376">
        <w:t xml:space="preserve">meetings, and ensure all members </w:t>
      </w:r>
      <w:proofErr w:type="gramStart"/>
      <w:r w:rsidRPr="00106376">
        <w:t>are notified</w:t>
      </w:r>
      <w:proofErr w:type="gramEnd"/>
      <w:r w:rsidR="00E64963">
        <w:t>,</w:t>
      </w:r>
      <w:r w:rsidRPr="00106376">
        <w:t xml:space="preserve"> working in conjunction with the President.</w:t>
      </w:r>
    </w:p>
    <w:p w14:paraId="6FF63F40" w14:textId="1F8719E6" w:rsidR="0034055D" w:rsidRPr="00F358DA" w:rsidRDefault="003628B1" w:rsidP="00F358DA">
      <w:pPr>
        <w:pStyle w:val="NumberNormal"/>
      </w:pPr>
      <w:r w:rsidRPr="00106376">
        <w:t xml:space="preserve">Maintain a record of attendance </w:t>
      </w:r>
      <w:r w:rsidR="00A17EC7">
        <w:t xml:space="preserve">and </w:t>
      </w:r>
      <w:r w:rsidR="00E93E3C" w:rsidRPr="00E93E3C">
        <w:t xml:space="preserve">notices </w:t>
      </w:r>
      <w:r w:rsidR="006955A6">
        <w:t xml:space="preserve">of </w:t>
      </w:r>
      <w:r w:rsidR="00E93E3C" w:rsidRPr="00E93E3C">
        <w:t>absence</w:t>
      </w:r>
      <w:r w:rsidRPr="00106376">
        <w:t xml:space="preserve"> </w:t>
      </w:r>
      <w:r w:rsidR="006955A6">
        <w:t xml:space="preserve">for </w:t>
      </w:r>
      <w:r w:rsidRPr="00106376">
        <w:t>all meetings.</w:t>
      </w:r>
    </w:p>
    <w:p w14:paraId="54E57BF3" w14:textId="46A8A8AE" w:rsidR="0034055D" w:rsidRPr="00F358DA" w:rsidRDefault="003628B1" w:rsidP="00F358DA">
      <w:pPr>
        <w:pStyle w:val="NumberNormal"/>
      </w:pPr>
      <w:r w:rsidRPr="00F358DA">
        <w:t>Record proper minutes of Executive and Company/Crew</w:t>
      </w:r>
      <w:r w:rsidR="009134F1" w:rsidRPr="00F358DA">
        <w:t>/Unit</w:t>
      </w:r>
      <w:r w:rsidRPr="00F358DA">
        <w:t xml:space="preserve"> meetings. </w:t>
      </w:r>
      <w:proofErr w:type="gramStart"/>
      <w:r w:rsidRPr="00F358DA">
        <w:t>Provide</w:t>
      </w:r>
      <w:proofErr w:type="gramEnd"/>
      <w:r w:rsidRPr="00F358DA">
        <w:t xml:space="preserve"> minutes to all members</w:t>
      </w:r>
      <w:r w:rsidR="00BC2803">
        <w:t xml:space="preserve"> of the </w:t>
      </w:r>
      <w:r w:rsidR="00BC2803" w:rsidRPr="00D71B96">
        <w:t>meeting</w:t>
      </w:r>
      <w:r w:rsidRPr="00F358DA">
        <w:t>.</w:t>
      </w:r>
    </w:p>
    <w:p w14:paraId="02D1034E" w14:textId="77777777" w:rsidR="0034055D" w:rsidRPr="00F358DA" w:rsidRDefault="003628B1" w:rsidP="00F358DA">
      <w:pPr>
        <w:pStyle w:val="NumberNormal"/>
      </w:pPr>
      <w:r w:rsidRPr="00F358DA">
        <w:t xml:space="preserve">Report on all </w:t>
      </w:r>
      <w:r w:rsidR="00F6620B" w:rsidRPr="00F358DA">
        <w:t>internal</w:t>
      </w:r>
      <w:r w:rsidR="0064656C" w:rsidRPr="00F358DA">
        <w:t xml:space="preserve"> communication</w:t>
      </w:r>
      <w:r w:rsidRPr="00F358DA">
        <w:t xml:space="preserve"> by the Company/Crew</w:t>
      </w:r>
      <w:r w:rsidR="009134F1" w:rsidRPr="00F358DA">
        <w:t>/Unit</w:t>
      </w:r>
      <w:r w:rsidRPr="00F358DA">
        <w:t>.</w:t>
      </w:r>
    </w:p>
    <w:p w14:paraId="27787BA3" w14:textId="77777777" w:rsidR="0034055D" w:rsidRPr="00F358DA" w:rsidRDefault="003628B1" w:rsidP="00F358DA">
      <w:pPr>
        <w:pStyle w:val="NumberNormal"/>
      </w:pPr>
      <w:r w:rsidRPr="00F358DA">
        <w:t>Keep up-to-date membership list with</w:t>
      </w:r>
      <w:r w:rsidR="0064656C" w:rsidRPr="00F358DA">
        <w:t xml:space="preserve"> phone numbers and e-</w:t>
      </w:r>
      <w:r w:rsidRPr="00F358DA">
        <w:t>mail addresses.</w:t>
      </w:r>
    </w:p>
    <w:p w14:paraId="542BEDD0" w14:textId="3518B304" w:rsidR="004037E9" w:rsidRPr="00332051" w:rsidRDefault="009451CE" w:rsidP="00F358DA">
      <w:pPr>
        <w:pStyle w:val="NumberNormal"/>
      </w:pPr>
      <w:r w:rsidRPr="00332051">
        <w:t xml:space="preserve">Keep </w:t>
      </w:r>
      <w:r>
        <w:t>c</w:t>
      </w:r>
      <w:r w:rsidRPr="00F358DA">
        <w:t>opi</w:t>
      </w:r>
      <w:r>
        <w:t>es</w:t>
      </w:r>
      <w:r w:rsidR="003B11D2">
        <w:t xml:space="preserve"> of the</w:t>
      </w:r>
      <w:r w:rsidR="003628B1" w:rsidRPr="00F358DA">
        <w:t xml:space="preserve"> minutes </w:t>
      </w:r>
      <w:r>
        <w:t>f</w:t>
      </w:r>
      <w:r w:rsidR="003B11D2">
        <w:t>rom</w:t>
      </w:r>
      <w:r w:rsidRPr="00F358DA">
        <w:t xml:space="preserve"> </w:t>
      </w:r>
      <w:r w:rsidR="003628B1" w:rsidRPr="00F358DA">
        <w:t>Group Committee</w:t>
      </w:r>
      <w:r w:rsidR="003B11D2">
        <w:t xml:space="preserve"> </w:t>
      </w:r>
      <w:r w:rsidR="003B11D2" w:rsidRPr="00D71B96">
        <w:t>meeting</w:t>
      </w:r>
      <w:r w:rsidR="003B11D2">
        <w:t>s</w:t>
      </w:r>
      <w:r w:rsidR="00E063FE">
        <w:t>.</w:t>
      </w:r>
      <w:r w:rsidR="003628B1" w:rsidRPr="00332051">
        <w:t xml:space="preserve"> </w:t>
      </w:r>
    </w:p>
    <w:p w14:paraId="344F2DFD" w14:textId="77777777" w:rsidR="003628B1" w:rsidRPr="00F358DA" w:rsidRDefault="003628B1" w:rsidP="00F358DA">
      <w:pPr>
        <w:pStyle w:val="NumberNormal"/>
      </w:pPr>
      <w:r w:rsidRPr="00332051">
        <w:t>Keep copies of the Company/Crew</w:t>
      </w:r>
      <w:r w:rsidR="009134F1" w:rsidRPr="00B81FBE">
        <w:t>/Unit</w:t>
      </w:r>
      <w:r w:rsidRPr="00B81FBE">
        <w:t xml:space="preserve"> </w:t>
      </w:r>
      <w:r w:rsidR="00526604" w:rsidRPr="00B56641">
        <w:t>C</w:t>
      </w:r>
      <w:r w:rsidRPr="00B56641">
        <w:t xml:space="preserve">onstitution. </w:t>
      </w:r>
    </w:p>
    <w:p w14:paraId="5CA40C30" w14:textId="77777777" w:rsidR="003628B1" w:rsidRPr="00850AB8" w:rsidRDefault="003628B1" w:rsidP="00F358DA">
      <w:pPr>
        <w:pStyle w:val="Heading2"/>
        <w:rPr>
          <w:sz w:val="22"/>
        </w:rPr>
      </w:pPr>
      <w:bookmarkStart w:id="43" w:name="_Toc527933866"/>
      <w:r w:rsidRPr="00850AB8">
        <w:lastRenderedPageBreak/>
        <w:t>Duties of the Treasurer:</w:t>
      </w:r>
      <w:bookmarkEnd w:id="43"/>
      <w:r w:rsidRPr="00850AB8">
        <w:t xml:space="preserve"> </w:t>
      </w:r>
    </w:p>
    <w:p w14:paraId="1C748001" w14:textId="77777777" w:rsidR="004037E9" w:rsidRPr="00F358DA" w:rsidRDefault="003628B1" w:rsidP="00F358DA">
      <w:pPr>
        <w:pStyle w:val="NumberNormal"/>
        <w:numPr>
          <w:ilvl w:val="0"/>
          <w:numId w:val="52"/>
        </w:numPr>
      </w:pPr>
      <w:r w:rsidRPr="00F233F1">
        <w:t>Maintain up-to-date records of the Company/Crew</w:t>
      </w:r>
      <w:r w:rsidR="009134F1" w:rsidRPr="00106376">
        <w:t>/Unit</w:t>
      </w:r>
      <w:r w:rsidRPr="00106376">
        <w:t xml:space="preserve"> financial state, supported by documented accounts or revenues and expenses.</w:t>
      </w:r>
    </w:p>
    <w:p w14:paraId="3C5F75CA" w14:textId="15680BB5" w:rsidR="004037E9" w:rsidRPr="00F358DA" w:rsidRDefault="003628B1" w:rsidP="00F358DA">
      <w:pPr>
        <w:pStyle w:val="NumberNormal"/>
      </w:pPr>
      <w:r w:rsidRPr="00F358DA">
        <w:t>Report financial activity and status monthly</w:t>
      </w:r>
      <w:r w:rsidR="006E2CFB">
        <w:t xml:space="preserve"> to the </w:t>
      </w:r>
      <w:r w:rsidR="006E2CFB" w:rsidRPr="00F233F1">
        <w:t>Company/Crew</w:t>
      </w:r>
      <w:r w:rsidR="006E2CFB" w:rsidRPr="00106376">
        <w:t>/Unit</w:t>
      </w:r>
      <w:r w:rsidRPr="00F358DA">
        <w:t>.</w:t>
      </w:r>
    </w:p>
    <w:p w14:paraId="35368E8A" w14:textId="77777777" w:rsidR="004037E9" w:rsidRPr="00F358DA" w:rsidRDefault="003628B1" w:rsidP="00F358DA">
      <w:pPr>
        <w:pStyle w:val="NumberNormal"/>
      </w:pPr>
      <w:r w:rsidRPr="00F358DA">
        <w:t>Submit Company/Crew</w:t>
      </w:r>
      <w:r w:rsidR="009134F1" w:rsidRPr="00F358DA">
        <w:t>/Unit</w:t>
      </w:r>
      <w:r w:rsidRPr="00F358DA">
        <w:t xml:space="preserve"> financial records for </w:t>
      </w:r>
      <w:r w:rsidR="00E42BAB" w:rsidRPr="00F358DA">
        <w:t>Advisor</w:t>
      </w:r>
      <w:r w:rsidRPr="00F358DA">
        <w:t>(s)</w:t>
      </w:r>
      <w:r w:rsidR="00B809F6" w:rsidRPr="00F358DA">
        <w:t xml:space="preserve"> and Executive for</w:t>
      </w:r>
      <w:r w:rsidR="004037E9" w:rsidRPr="00F358DA">
        <w:t xml:space="preserve"> review quarterly.</w:t>
      </w:r>
    </w:p>
    <w:p w14:paraId="09071AE7" w14:textId="77777777" w:rsidR="003628B1" w:rsidRPr="00F358DA" w:rsidRDefault="003628B1" w:rsidP="00F358DA">
      <w:pPr>
        <w:pStyle w:val="NumberNormal"/>
      </w:pPr>
      <w:r w:rsidRPr="00F358DA">
        <w:t>Submit Company/Crew</w:t>
      </w:r>
      <w:r w:rsidR="009134F1" w:rsidRPr="00F358DA">
        <w:t>/Unit</w:t>
      </w:r>
      <w:r w:rsidRPr="00F358DA">
        <w:t xml:space="preserve"> financial records to </w:t>
      </w:r>
      <w:r w:rsidRPr="00647FE3">
        <w:rPr>
          <w:noProof/>
        </w:rPr>
        <w:t>Group</w:t>
      </w:r>
      <w:r w:rsidRPr="00F358DA">
        <w:t xml:space="preserve"> Committee for auditing annually in September. </w:t>
      </w:r>
    </w:p>
    <w:p w14:paraId="709FD06E" w14:textId="77777777" w:rsidR="003628B1" w:rsidRPr="00850AB8" w:rsidRDefault="003628B1" w:rsidP="00F358DA">
      <w:pPr>
        <w:pStyle w:val="Heading2"/>
        <w:rPr>
          <w:sz w:val="22"/>
        </w:rPr>
      </w:pPr>
      <w:bookmarkStart w:id="44" w:name="_Toc527933867"/>
      <w:r w:rsidRPr="00850AB8">
        <w:t>Duties of the Quartermaster:</w:t>
      </w:r>
      <w:bookmarkEnd w:id="44"/>
      <w:r w:rsidRPr="00850AB8">
        <w:t xml:space="preserve"> </w:t>
      </w:r>
    </w:p>
    <w:p w14:paraId="3E0BF4DC" w14:textId="77777777" w:rsidR="004037E9" w:rsidRPr="00106376" w:rsidRDefault="003628B1" w:rsidP="00F358DA">
      <w:pPr>
        <w:pStyle w:val="NumberNormal"/>
        <w:numPr>
          <w:ilvl w:val="0"/>
          <w:numId w:val="53"/>
        </w:numPr>
      </w:pPr>
      <w:r w:rsidRPr="00F233F1">
        <w:t>Maintain a record of all equipment belonging to the</w:t>
      </w:r>
      <w:r w:rsidR="004037E9" w:rsidRPr="00F233F1">
        <w:t xml:space="preserve"> C</w:t>
      </w:r>
      <w:r w:rsidRPr="00106376">
        <w:t>ompany/Crew</w:t>
      </w:r>
      <w:r w:rsidR="009134F1" w:rsidRPr="00106376">
        <w:t>/Unit</w:t>
      </w:r>
      <w:r w:rsidRPr="00106376">
        <w:t>.</w:t>
      </w:r>
    </w:p>
    <w:p w14:paraId="6BBD8126" w14:textId="409A6261" w:rsidR="004037E9" w:rsidRPr="00106376" w:rsidRDefault="001B44A2" w:rsidP="00F358DA">
      <w:pPr>
        <w:pStyle w:val="NumberNormal"/>
      </w:pPr>
      <w:r w:rsidRPr="00106376">
        <w:t xml:space="preserve">Ensure </w:t>
      </w:r>
      <w:r w:rsidR="007E49F7">
        <w:t xml:space="preserve">the </w:t>
      </w:r>
      <w:r w:rsidRPr="00106376">
        <w:t>storage and maintenance of</w:t>
      </w:r>
      <w:r w:rsidR="003628B1" w:rsidRPr="00106376">
        <w:t xml:space="preserve"> equipment belonging to the Company/Crew</w:t>
      </w:r>
      <w:r w:rsidR="009134F1" w:rsidRPr="00106376">
        <w:t>/Unit</w:t>
      </w:r>
      <w:r w:rsidR="003628B1" w:rsidRPr="00106376">
        <w:t>.</w:t>
      </w:r>
    </w:p>
    <w:p w14:paraId="601077DA" w14:textId="0F986850" w:rsidR="004037E9" w:rsidRPr="006972A8" w:rsidRDefault="003628B1" w:rsidP="00F358DA">
      <w:pPr>
        <w:pStyle w:val="NumberNormal"/>
      </w:pPr>
      <w:proofErr w:type="gramStart"/>
      <w:r w:rsidRPr="006972A8">
        <w:t>Provide</w:t>
      </w:r>
      <w:proofErr w:type="gramEnd"/>
      <w:r w:rsidR="007E49F7">
        <w:t xml:space="preserve"> a</w:t>
      </w:r>
      <w:r w:rsidRPr="006972A8">
        <w:t xml:space="preserve"> list of equipment to members planning events for sign-out </w:t>
      </w:r>
      <w:r w:rsidR="00EF4B4F">
        <w:t>and</w:t>
      </w:r>
      <w:r w:rsidR="00EF4B4F" w:rsidRPr="006972A8">
        <w:t xml:space="preserve"> </w:t>
      </w:r>
      <w:r w:rsidRPr="006972A8">
        <w:t>use at said events.</w:t>
      </w:r>
    </w:p>
    <w:p w14:paraId="72D2D982" w14:textId="1DF3D154" w:rsidR="003628B1" w:rsidRDefault="001B44A2">
      <w:pPr>
        <w:pStyle w:val="NumberNormal"/>
      </w:pPr>
      <w:r w:rsidRPr="006972A8">
        <w:t xml:space="preserve">Ensure all equipment is necessary and in good repair. </w:t>
      </w:r>
    </w:p>
    <w:p w14:paraId="3468FB8E" w14:textId="6A7B0F1E" w:rsidR="00DF5634" w:rsidRDefault="00DF5634" w:rsidP="00DF5634">
      <w:pPr>
        <w:pStyle w:val="NumberNormal"/>
        <w:numPr>
          <w:ilvl w:val="0"/>
          <w:numId w:val="0"/>
        </w:numPr>
      </w:pPr>
    </w:p>
    <w:p w14:paraId="64E43156" w14:textId="27D9E78F" w:rsidR="00DF5634" w:rsidRDefault="00DF5634" w:rsidP="00CB6AB8">
      <w:pPr>
        <w:pStyle w:val="Heading2"/>
      </w:pPr>
      <w:bookmarkStart w:id="45" w:name="_Toc527933868"/>
      <w:r w:rsidRPr="00850AB8">
        <w:t xml:space="preserve">Duties of the </w:t>
      </w:r>
      <w:r w:rsidRPr="00332051">
        <w:t>Master at Arms</w:t>
      </w:r>
      <w:r>
        <w:t>:</w:t>
      </w:r>
      <w:bookmarkEnd w:id="45"/>
    </w:p>
    <w:p w14:paraId="6D951633" w14:textId="5650DF67" w:rsidR="002C0DA8" w:rsidRDefault="002C0DA8" w:rsidP="00780592">
      <w:pPr>
        <w:pStyle w:val="NumberNormal"/>
        <w:numPr>
          <w:ilvl w:val="0"/>
          <w:numId w:val="61"/>
        </w:numPr>
      </w:pPr>
      <w:r w:rsidRPr="00E97D16">
        <w:t xml:space="preserve">Ensure adherence to </w:t>
      </w:r>
      <w:r w:rsidR="000E26CC" w:rsidRPr="00902D40">
        <w:t>Robert's Rules of Order</w:t>
      </w:r>
      <w:r w:rsidRPr="006972A8">
        <w:t>.</w:t>
      </w:r>
    </w:p>
    <w:p w14:paraId="1DEF3EF9" w14:textId="77777777" w:rsidR="003628B1" w:rsidRPr="00850AB8" w:rsidRDefault="003628B1" w:rsidP="00F358DA">
      <w:pPr>
        <w:pStyle w:val="Heading2"/>
        <w:rPr>
          <w:sz w:val="22"/>
        </w:rPr>
      </w:pPr>
      <w:bookmarkStart w:id="46" w:name="_Toc527933869"/>
      <w:r w:rsidRPr="00850AB8">
        <w:t xml:space="preserve">Duties of the </w:t>
      </w:r>
      <w:r w:rsidR="003829E7" w:rsidRPr="003829E7">
        <w:t>Advisor</w:t>
      </w:r>
      <w:r w:rsidRPr="00850AB8">
        <w:t>s:</w:t>
      </w:r>
      <w:bookmarkEnd w:id="46"/>
      <w:r w:rsidRPr="00850AB8">
        <w:t xml:space="preserve"> </w:t>
      </w:r>
    </w:p>
    <w:p w14:paraId="7E4F9BE9" w14:textId="7BF80666" w:rsidR="004037E9" w:rsidRPr="00F358DA" w:rsidRDefault="003628B1" w:rsidP="00F358DA">
      <w:pPr>
        <w:pStyle w:val="NumberNormal"/>
        <w:numPr>
          <w:ilvl w:val="0"/>
          <w:numId w:val="54"/>
        </w:numPr>
      </w:pPr>
      <w:r w:rsidRPr="00F233F1">
        <w:t xml:space="preserve">To </w:t>
      </w:r>
      <w:proofErr w:type="gramStart"/>
      <w:r w:rsidRPr="00F233F1">
        <w:t>assist</w:t>
      </w:r>
      <w:proofErr w:type="gramEnd"/>
      <w:r w:rsidRPr="00F233F1">
        <w:t xml:space="preserve"> the Company/Crew</w:t>
      </w:r>
      <w:r w:rsidR="009134F1" w:rsidRPr="00F233F1">
        <w:t>/Unit</w:t>
      </w:r>
      <w:r w:rsidRPr="00106376">
        <w:t xml:space="preserve"> and its members to achieve their objectives, whether group or individual.</w:t>
      </w:r>
    </w:p>
    <w:p w14:paraId="4F1D4875" w14:textId="77777777" w:rsidR="004037E9" w:rsidRPr="00F358DA" w:rsidRDefault="003829E7" w:rsidP="00F358DA">
      <w:pPr>
        <w:pStyle w:val="NumberNormal"/>
      </w:pPr>
      <w:r w:rsidRPr="00F358DA">
        <w:t>Advisor</w:t>
      </w:r>
      <w:r w:rsidR="003628B1" w:rsidRPr="00F358DA">
        <w:t xml:space="preserve">s suggest and </w:t>
      </w:r>
      <w:proofErr w:type="gramStart"/>
      <w:r w:rsidR="003628B1" w:rsidRPr="00F358DA">
        <w:t>advise</w:t>
      </w:r>
      <w:proofErr w:type="gramEnd"/>
      <w:r w:rsidR="003628B1" w:rsidRPr="00F358DA">
        <w:t xml:space="preserve">, but do not order members, excepting that </w:t>
      </w:r>
      <w:r w:rsidRPr="00F358DA">
        <w:t xml:space="preserve">Advisors </w:t>
      </w:r>
      <w:r w:rsidR="003628B1" w:rsidRPr="00F358DA">
        <w:t>have veto powers on issues of safety, or any rules/laws/by-laws that co</w:t>
      </w:r>
      <w:r w:rsidRPr="00F358DA">
        <w:t>me</w:t>
      </w:r>
      <w:r w:rsidR="003628B1" w:rsidRPr="00F358DA">
        <w:t xml:space="preserve"> into play.</w:t>
      </w:r>
    </w:p>
    <w:p w14:paraId="31719270" w14:textId="751A6A5E" w:rsidR="004037E9" w:rsidRPr="00F358DA" w:rsidRDefault="003628B1" w:rsidP="00F358DA">
      <w:pPr>
        <w:pStyle w:val="NumberNormal"/>
      </w:pPr>
      <w:r w:rsidRPr="00F358DA">
        <w:t xml:space="preserve">Special meetings may </w:t>
      </w:r>
      <w:proofErr w:type="gramStart"/>
      <w:r w:rsidRPr="00F358DA">
        <w:t>be held</w:t>
      </w:r>
      <w:proofErr w:type="gramEnd"/>
      <w:r w:rsidRPr="00F358DA">
        <w:t xml:space="preserve"> without </w:t>
      </w:r>
      <w:bookmarkStart w:id="47" w:name="_Hlk491888556"/>
      <w:r w:rsidR="00591C4C" w:rsidRPr="00F358DA">
        <w:t>Advisor</w:t>
      </w:r>
      <w:bookmarkEnd w:id="47"/>
      <w:r w:rsidR="00591C4C" w:rsidRPr="00F358DA">
        <w:t xml:space="preserve">s </w:t>
      </w:r>
      <w:r w:rsidRPr="00F358DA">
        <w:t>presen</w:t>
      </w:r>
      <w:r w:rsidR="00591C4C" w:rsidRPr="00F358DA">
        <w:t>t</w:t>
      </w:r>
      <w:r w:rsidRPr="00F358DA">
        <w:t xml:space="preserve"> after notification (with complete details) has been provided to the </w:t>
      </w:r>
      <w:r w:rsidR="00591C4C" w:rsidRPr="00F358DA">
        <w:t>Advisors</w:t>
      </w:r>
      <w:r w:rsidRPr="00F358DA">
        <w:t>.</w:t>
      </w:r>
    </w:p>
    <w:p w14:paraId="6D0B95AC" w14:textId="1F1D6EC0" w:rsidR="004037E9" w:rsidRPr="006972A8" w:rsidRDefault="00B80B28" w:rsidP="00F358DA">
      <w:pPr>
        <w:pStyle w:val="NumberNormal"/>
      </w:pPr>
      <w:r w:rsidRPr="00F358DA">
        <w:t xml:space="preserve">Advisors </w:t>
      </w:r>
      <w:r w:rsidR="003628B1" w:rsidRPr="00F358DA">
        <w:t xml:space="preserve">may </w:t>
      </w:r>
      <w:proofErr w:type="gramStart"/>
      <w:r w:rsidR="003628B1" w:rsidRPr="00F358DA">
        <w:t>permit</w:t>
      </w:r>
      <w:proofErr w:type="gramEnd"/>
      <w:r w:rsidR="003628B1" w:rsidRPr="00F358DA">
        <w:t xml:space="preserve"> activities without </w:t>
      </w:r>
      <w:r w:rsidR="00E42BAB" w:rsidRPr="00F358DA">
        <w:t>Advisors</w:t>
      </w:r>
      <w:r w:rsidR="003628B1" w:rsidRPr="00F358DA">
        <w:t xml:space="preserve"> presence, after approval of details and after </w:t>
      </w:r>
      <w:r w:rsidR="007E49F7">
        <w:t xml:space="preserve">the </w:t>
      </w:r>
      <w:r w:rsidR="003628B1" w:rsidRPr="006972A8">
        <w:t xml:space="preserve">competence of those attending has been demonstrated. </w:t>
      </w:r>
    </w:p>
    <w:p w14:paraId="7079D028" w14:textId="77777777" w:rsidR="003628B1" w:rsidRPr="00F358DA" w:rsidRDefault="003628B1" w:rsidP="00F358DA">
      <w:pPr>
        <w:pStyle w:val="NumberNormal"/>
      </w:pPr>
      <w:r w:rsidRPr="00D55F89">
        <w:t xml:space="preserve">The contact </w:t>
      </w:r>
      <w:r w:rsidR="00E42BAB" w:rsidRPr="00332051">
        <w:t xml:space="preserve">Advisor </w:t>
      </w:r>
      <w:r w:rsidRPr="00332051">
        <w:t xml:space="preserve">is </w:t>
      </w:r>
      <w:proofErr w:type="gramStart"/>
      <w:r w:rsidRPr="00332051">
        <w:t>ultimately responsible</w:t>
      </w:r>
      <w:proofErr w:type="gramEnd"/>
      <w:r w:rsidRPr="00332051">
        <w:t xml:space="preserve"> to the sponsoring Group Committee for the actions of the Company/Crew</w:t>
      </w:r>
      <w:r w:rsidR="009134F1" w:rsidRPr="00332051">
        <w:t>/Unit</w:t>
      </w:r>
      <w:r w:rsidRPr="00332051">
        <w:t xml:space="preserve">. </w:t>
      </w:r>
    </w:p>
    <w:p w14:paraId="0C33854C" w14:textId="59ACAE13" w:rsidR="003628B1" w:rsidRPr="00850AB8" w:rsidRDefault="003628B1" w:rsidP="00F358DA">
      <w:pPr>
        <w:rPr>
          <w:sz w:val="22"/>
        </w:rPr>
      </w:pPr>
      <w:r w:rsidRPr="00850AB8">
        <w:t xml:space="preserve">A motion of abandonment of position may </w:t>
      </w:r>
      <w:proofErr w:type="gramStart"/>
      <w:r w:rsidRPr="00850AB8">
        <w:t>be raised</w:t>
      </w:r>
      <w:proofErr w:type="gramEnd"/>
      <w:r w:rsidRPr="00850AB8">
        <w:t xml:space="preserve"> after any </w:t>
      </w:r>
      <w:r w:rsidR="004C7902" w:rsidRPr="00850AB8">
        <w:t>Executive</w:t>
      </w:r>
      <w:r w:rsidRPr="00850AB8">
        <w:t xml:space="preserve"> has missed three consecutive meetings without </w:t>
      </w:r>
      <w:r w:rsidR="007E49F7">
        <w:t xml:space="preserve">a </w:t>
      </w:r>
      <w:r w:rsidRPr="00850AB8">
        <w:t xml:space="preserve">valid reason or has failed to carry out </w:t>
      </w:r>
      <w:r w:rsidR="00591C4C">
        <w:t>their</w:t>
      </w:r>
      <w:r w:rsidRPr="00850AB8">
        <w:t xml:space="preserve"> duties without </w:t>
      </w:r>
      <w:r w:rsidR="007E49F7">
        <w:t xml:space="preserve">a </w:t>
      </w:r>
      <w:r w:rsidRPr="00850AB8">
        <w:t>valid reason.</w:t>
      </w:r>
    </w:p>
    <w:p w14:paraId="5E4F2C21" w14:textId="6C8AC882" w:rsidR="0035197D" w:rsidRDefault="004C7902">
      <w:r w:rsidRPr="00850AB8">
        <w:t>I</w:t>
      </w:r>
      <w:r w:rsidR="003628B1" w:rsidRPr="00850AB8">
        <w:t xml:space="preserve">f for any reason </w:t>
      </w:r>
      <w:r w:rsidR="00591C4C">
        <w:t>the</w:t>
      </w:r>
      <w:r w:rsidR="00591C4C" w:rsidRPr="00850AB8">
        <w:t xml:space="preserve"> </w:t>
      </w:r>
      <w:r w:rsidR="003628B1" w:rsidRPr="00850AB8">
        <w:t xml:space="preserve">members of </w:t>
      </w:r>
      <w:r w:rsidR="00DD01FE" w:rsidRPr="00332051">
        <w:t>the Company/Crew/Unit</w:t>
      </w:r>
      <w:r w:rsidR="00DD01FE" w:rsidRPr="00850AB8" w:rsidDel="00DD01FE">
        <w:t xml:space="preserve"> </w:t>
      </w:r>
      <w:r w:rsidR="003628B1" w:rsidRPr="00850AB8">
        <w:t xml:space="preserve">wish to </w:t>
      </w:r>
      <w:r w:rsidR="00591C4C">
        <w:t>add or remove a</w:t>
      </w:r>
      <w:r w:rsidR="00407D37">
        <w:t>n</w:t>
      </w:r>
      <w:r w:rsidR="00591C4C" w:rsidRPr="00850AB8">
        <w:t xml:space="preserve"> </w:t>
      </w:r>
      <w:r w:rsidR="004429A3">
        <w:t>Advisor</w:t>
      </w:r>
      <w:r w:rsidR="003628B1" w:rsidRPr="00850AB8">
        <w:t xml:space="preserve">, all changes in the </w:t>
      </w:r>
      <w:r w:rsidR="00591C4C">
        <w:t xml:space="preserve">Advisor </w:t>
      </w:r>
      <w:r w:rsidR="003628B1" w:rsidRPr="00850AB8">
        <w:t xml:space="preserve">team must first </w:t>
      </w:r>
      <w:proofErr w:type="gramStart"/>
      <w:r w:rsidR="003628B1" w:rsidRPr="00850AB8">
        <w:t>be approved</w:t>
      </w:r>
      <w:proofErr w:type="gramEnd"/>
      <w:r w:rsidR="003628B1" w:rsidRPr="00850AB8">
        <w:t xml:space="preserve"> by the Group Commissioner of the Voyageur Council Service Alliance. </w:t>
      </w:r>
    </w:p>
    <w:p w14:paraId="1E5CD59E" w14:textId="77777777" w:rsidR="003628B1" w:rsidRPr="00850AB8" w:rsidRDefault="003628B1" w:rsidP="00F358DA">
      <w:pPr>
        <w:pStyle w:val="Heading1"/>
        <w:rPr>
          <w:sz w:val="22"/>
        </w:rPr>
      </w:pPr>
      <w:bookmarkStart w:id="48" w:name="_Toc527933870"/>
      <w:r w:rsidRPr="000D0CF4">
        <w:t>SECTION FOUR – PROGRAM</w:t>
      </w:r>
      <w:bookmarkEnd w:id="48"/>
      <w:r w:rsidRPr="000D0CF4">
        <w:t xml:space="preserve"> </w:t>
      </w:r>
    </w:p>
    <w:p w14:paraId="6A7BC9E4" w14:textId="233B212F" w:rsidR="003628B1" w:rsidRPr="00106376" w:rsidRDefault="003628B1" w:rsidP="00F358DA">
      <w:pPr>
        <w:pStyle w:val="NumberNormal"/>
        <w:numPr>
          <w:ilvl w:val="0"/>
          <w:numId w:val="55"/>
        </w:numPr>
      </w:pPr>
      <w:r w:rsidRPr="00850AB8">
        <w:t xml:space="preserve">The central program theme of </w:t>
      </w:r>
      <w:r w:rsidR="00CC6BA4" w:rsidRPr="00332051">
        <w:t>the Company/Crew/Unit</w:t>
      </w:r>
      <w:r w:rsidR="00CC6BA4" w:rsidRPr="00850AB8" w:rsidDel="00CC6BA4">
        <w:t xml:space="preserve"> </w:t>
      </w:r>
      <w:r w:rsidRPr="00850AB8">
        <w:t>shall be Community</w:t>
      </w:r>
      <w:r w:rsidR="004C7902" w:rsidRPr="00850AB8">
        <w:t xml:space="preserve"> Service. </w:t>
      </w:r>
      <w:r w:rsidR="004C7902" w:rsidRPr="00F233F1">
        <w:t>The Company/Crew</w:t>
      </w:r>
      <w:r w:rsidR="009134F1" w:rsidRPr="00F233F1">
        <w:t>/Unit</w:t>
      </w:r>
      <w:r w:rsidR="004C7902" w:rsidRPr="00106376">
        <w:t xml:space="preserve"> may</w:t>
      </w:r>
      <w:r w:rsidRPr="00106376">
        <w:t xml:space="preserve"> also take part in Social Activities and camping. The majority of Company/Crew</w:t>
      </w:r>
      <w:r w:rsidR="009134F1" w:rsidRPr="00106376">
        <w:t>/Unit</w:t>
      </w:r>
      <w:r w:rsidRPr="00106376">
        <w:t xml:space="preserve"> program planning, training, and resources will </w:t>
      </w:r>
      <w:proofErr w:type="gramStart"/>
      <w:r w:rsidRPr="00106376">
        <w:t>be directed</w:t>
      </w:r>
      <w:proofErr w:type="gramEnd"/>
      <w:r w:rsidRPr="00106376">
        <w:t xml:space="preserve"> toward these activities. </w:t>
      </w:r>
    </w:p>
    <w:p w14:paraId="29FD1236" w14:textId="2E74C897" w:rsidR="003628B1" w:rsidRPr="006972A8" w:rsidRDefault="003628B1" w:rsidP="00F358DA">
      <w:pPr>
        <w:pStyle w:val="NumberNormal"/>
      </w:pPr>
      <w:r w:rsidRPr="00106376">
        <w:t>The Company/Crew</w:t>
      </w:r>
      <w:r w:rsidR="009134F1" w:rsidRPr="00106376">
        <w:t>/Unit</w:t>
      </w:r>
      <w:r w:rsidRPr="00106376">
        <w:t xml:space="preserve"> at large will determine by vote, other program activities and </w:t>
      </w:r>
      <w:proofErr w:type="gramStart"/>
      <w:r w:rsidRPr="00106376">
        <w:lastRenderedPageBreak/>
        <w:t>objectives</w:t>
      </w:r>
      <w:proofErr w:type="gramEnd"/>
      <w:r w:rsidRPr="00106376">
        <w:t xml:space="preserve"> for a</w:t>
      </w:r>
      <w:r w:rsidR="000D0CF4" w:rsidRPr="00106376">
        <w:t xml:space="preserve">ction by the </w:t>
      </w:r>
      <w:r w:rsidR="00827D72">
        <w:t>Executive</w:t>
      </w:r>
      <w:r w:rsidR="000D0CF4" w:rsidRPr="00106376">
        <w:t>.</w:t>
      </w:r>
    </w:p>
    <w:p w14:paraId="6CB0680C" w14:textId="28D5EC86" w:rsidR="00CF24D1" w:rsidRPr="00332051" w:rsidRDefault="00CF24D1" w:rsidP="00F358DA">
      <w:pPr>
        <w:pStyle w:val="NumberNormal"/>
      </w:pPr>
      <w:r w:rsidRPr="006972A8">
        <w:t xml:space="preserve">The Company/Crew/Unit at large will determine the classification of all events, i.e., mandatory, major, </w:t>
      </w:r>
      <w:del w:id="49" w:author="Daniel Innes" w:date="2019-01-21T14:24:00Z">
        <w:r w:rsidRPr="006972A8" w:rsidDel="000106C9">
          <w:delText>elective</w:delText>
        </w:r>
      </w:del>
      <w:ins w:id="50" w:author="Daniel Innes" w:date="2019-01-21T14:24:00Z">
        <w:r w:rsidR="000106C9" w:rsidRPr="006972A8">
          <w:t>elective,</w:t>
        </w:r>
      </w:ins>
      <w:r w:rsidRPr="006972A8">
        <w:t xml:space="preserve"> </w:t>
      </w:r>
      <w:r w:rsidRPr="00332051">
        <w:t>or fundraising.</w:t>
      </w:r>
    </w:p>
    <w:p w14:paraId="4B98BB21" w14:textId="1B8AFB8D" w:rsidR="0035197D" w:rsidRDefault="003628B1" w:rsidP="00F358DA">
      <w:pPr>
        <w:pStyle w:val="NumberNormal"/>
      </w:pPr>
      <w:r w:rsidRPr="00B81FBE">
        <w:t xml:space="preserve">All motions must </w:t>
      </w:r>
      <w:proofErr w:type="gramStart"/>
      <w:r w:rsidRPr="00B81FBE">
        <w:t>be put</w:t>
      </w:r>
      <w:proofErr w:type="gramEnd"/>
      <w:r w:rsidRPr="00B81FBE">
        <w:t xml:space="preserve"> forward to the group</w:t>
      </w:r>
      <w:r w:rsidR="004D01A6">
        <w:t>.</w:t>
      </w:r>
      <w:r w:rsidRPr="006972A8">
        <w:t xml:space="preserve"> </w:t>
      </w:r>
      <w:r w:rsidR="004D01A6">
        <w:t>T</w:t>
      </w:r>
      <w:r w:rsidRPr="006972A8">
        <w:t xml:space="preserve">hey must </w:t>
      </w:r>
      <w:proofErr w:type="gramStart"/>
      <w:r w:rsidRPr="006972A8">
        <w:t>be seconded</w:t>
      </w:r>
      <w:proofErr w:type="gramEnd"/>
      <w:r w:rsidRPr="006972A8">
        <w:t xml:space="preserve"> by another member and require a vote of 50% plus one. No vote can </w:t>
      </w:r>
      <w:proofErr w:type="gramStart"/>
      <w:r w:rsidRPr="006972A8">
        <w:t>be accepted</w:t>
      </w:r>
      <w:proofErr w:type="gramEnd"/>
      <w:r w:rsidRPr="006972A8">
        <w:t xml:space="preserve"> without quorum. Quorum i</w:t>
      </w:r>
      <w:r w:rsidR="000D0CF4" w:rsidRPr="00D55F89">
        <w:t xml:space="preserve">s 50% of voting members plus </w:t>
      </w:r>
      <w:r w:rsidR="00E063FE">
        <w:t>one</w:t>
      </w:r>
      <w:r w:rsidR="000D0CF4" w:rsidRPr="00D55F89">
        <w:t>.</w:t>
      </w:r>
    </w:p>
    <w:p w14:paraId="3D4FC83D" w14:textId="77777777" w:rsidR="003628B1" w:rsidRPr="00850AB8" w:rsidRDefault="003628B1" w:rsidP="00F358DA">
      <w:pPr>
        <w:pStyle w:val="Heading1"/>
      </w:pPr>
      <w:bookmarkStart w:id="51" w:name="_Toc527933871"/>
      <w:r w:rsidRPr="00850AB8">
        <w:t xml:space="preserve">SECTION FIVE – UNIFORMS </w:t>
      </w:r>
      <w:r w:rsidR="00420BDE" w:rsidRPr="00420BDE">
        <w:t>&amp;</w:t>
      </w:r>
      <w:r w:rsidR="00420BDE">
        <w:t xml:space="preserve"> </w:t>
      </w:r>
      <w:r w:rsidRPr="00850AB8">
        <w:t>INSIGNIA</w:t>
      </w:r>
      <w:bookmarkEnd w:id="51"/>
      <w:r w:rsidRPr="00850AB8">
        <w:t xml:space="preserve"> </w:t>
      </w:r>
    </w:p>
    <w:p w14:paraId="38C1B18A" w14:textId="080E65C9" w:rsidR="00D648C1" w:rsidRPr="00850AB8" w:rsidRDefault="003628B1" w:rsidP="00F358DA">
      <w:pPr>
        <w:rPr>
          <w:sz w:val="22"/>
        </w:rPr>
      </w:pPr>
      <w:r w:rsidRPr="00850AB8">
        <w:t xml:space="preserve">All members will </w:t>
      </w:r>
      <w:proofErr w:type="gramStart"/>
      <w:r w:rsidRPr="00850AB8">
        <w:t>be expected</w:t>
      </w:r>
      <w:proofErr w:type="gramEnd"/>
      <w:r w:rsidRPr="00850AB8">
        <w:t xml:space="preserve"> to wear a uniform to all meetings, </w:t>
      </w:r>
      <w:del w:id="52" w:author="Daniel Innes" w:date="2019-01-21T14:24:00Z">
        <w:r w:rsidRPr="00850AB8" w:rsidDel="000106C9">
          <w:delText>events</w:delText>
        </w:r>
      </w:del>
      <w:ins w:id="53" w:author="Daniel Innes" w:date="2019-01-21T14:24:00Z">
        <w:r w:rsidR="000106C9" w:rsidRPr="00850AB8">
          <w:t>events,</w:t>
        </w:r>
      </w:ins>
      <w:r w:rsidRPr="00850AB8">
        <w:t xml:space="preserve"> or activities where it enhances the image of the Company/Crew</w:t>
      </w:r>
      <w:r w:rsidR="000B6E6B">
        <w:t>/</w:t>
      </w:r>
      <w:r w:rsidR="000B6E6B" w:rsidRPr="000B6E6B">
        <w:t xml:space="preserve"> </w:t>
      </w:r>
      <w:r w:rsidR="000B6E6B" w:rsidRPr="006972A8">
        <w:t>Unit</w:t>
      </w:r>
      <w:r w:rsidRPr="00850AB8">
        <w:t xml:space="preserve"> (i.e.</w:t>
      </w:r>
      <w:r w:rsidR="004D01A6">
        <w:t>,</w:t>
      </w:r>
      <w:r w:rsidRPr="00850AB8">
        <w:t xml:space="preserve"> formal events, community service or </w:t>
      </w:r>
      <w:r w:rsidR="007E49F7">
        <w:t>fundraising</w:t>
      </w:r>
      <w:r w:rsidRPr="00850AB8">
        <w:t xml:space="preserve">). </w:t>
      </w:r>
      <w:r w:rsidR="00E42A4C" w:rsidRPr="00E42A4C">
        <w:t>The sponsor of activities may dictate some uniform requirements.</w:t>
      </w:r>
      <w:r w:rsidR="00E42A4C">
        <w:t xml:space="preserve"> </w:t>
      </w:r>
      <w:r w:rsidR="00F73BAC" w:rsidRPr="0035197D">
        <w:t>Treat your uniform with care</w:t>
      </w:r>
      <w:r w:rsidR="00F73BAC">
        <w:t>.</w:t>
      </w:r>
    </w:p>
    <w:p w14:paraId="79C4CBC1" w14:textId="08553266" w:rsidR="00D648C1" w:rsidRPr="00A15BC9" w:rsidRDefault="00D648C1" w:rsidP="00F358DA">
      <w:pPr>
        <w:pStyle w:val="Heading2"/>
      </w:pPr>
      <w:bookmarkStart w:id="54" w:name="_Toc527933872"/>
      <w:r w:rsidRPr="00A15BC9">
        <w:t xml:space="preserve">Scouts Canada </w:t>
      </w:r>
      <w:r w:rsidR="00BC561A">
        <w:t>U</w:t>
      </w:r>
      <w:r w:rsidRPr="00A15BC9">
        <w:t>niform:</w:t>
      </w:r>
      <w:bookmarkEnd w:id="54"/>
    </w:p>
    <w:p w14:paraId="0DC9960A" w14:textId="5903B247" w:rsidR="003628B1" w:rsidRPr="00106376" w:rsidRDefault="00262AD4" w:rsidP="00F358DA">
      <w:pPr>
        <w:pStyle w:val="NumberNormal"/>
        <w:numPr>
          <w:ilvl w:val="0"/>
          <w:numId w:val="56"/>
        </w:numPr>
      </w:pPr>
      <w:r w:rsidRPr="00F233F1">
        <w:t>Full Dress Uniform -</w:t>
      </w:r>
      <w:r w:rsidR="00156EA1" w:rsidRPr="00F233F1">
        <w:t xml:space="preserve"> </w:t>
      </w:r>
      <w:r w:rsidRPr="00106376">
        <w:t xml:space="preserve">Scouts Canada uniform shirt with </w:t>
      </w:r>
      <w:proofErr w:type="gramStart"/>
      <w:r w:rsidRPr="00106376">
        <w:t>appropriate crests</w:t>
      </w:r>
      <w:proofErr w:type="gramEnd"/>
      <w:r w:rsidRPr="00106376">
        <w:t>, red/black Service Corps necker, tan pants and black or brown shoes</w:t>
      </w:r>
    </w:p>
    <w:p w14:paraId="098DB8E8" w14:textId="7DDB3232" w:rsidR="00262AD4" w:rsidRPr="006972A8" w:rsidRDefault="00262AD4" w:rsidP="00F358DA">
      <w:pPr>
        <w:pStyle w:val="NumberNormal"/>
      </w:pPr>
      <w:r w:rsidRPr="00106376">
        <w:t xml:space="preserve">Full Uniform - Scouts Canada uniform shirt with </w:t>
      </w:r>
      <w:proofErr w:type="gramStart"/>
      <w:r w:rsidRPr="00106376">
        <w:t>appropriate crests</w:t>
      </w:r>
      <w:proofErr w:type="gramEnd"/>
      <w:r w:rsidRPr="00106376">
        <w:t xml:space="preserve"> and red/black Service Corps necker</w:t>
      </w:r>
    </w:p>
    <w:p w14:paraId="1CFB4365" w14:textId="15FC9E3A" w:rsidR="003628B1" w:rsidRPr="00B56641" w:rsidRDefault="003628B1" w:rsidP="00F358DA">
      <w:pPr>
        <w:pStyle w:val="NumberNormal"/>
      </w:pPr>
      <w:r w:rsidRPr="00D55F89">
        <w:t xml:space="preserve">Activity Uniform - </w:t>
      </w:r>
      <w:r w:rsidRPr="00332051">
        <w:t>Scouts Canada</w:t>
      </w:r>
      <w:r w:rsidR="009134F1" w:rsidRPr="00332051">
        <w:t xml:space="preserve"> </w:t>
      </w:r>
      <w:r w:rsidR="00F20DD9" w:rsidRPr="00B81FBE">
        <w:t>t-</w:t>
      </w:r>
      <w:r w:rsidRPr="00B81FBE">
        <w:t xml:space="preserve">shirt or Golf shirt and red/black Service Corps necker or </w:t>
      </w:r>
      <w:r w:rsidR="006C6742" w:rsidRPr="00B81FBE">
        <w:t>group</w:t>
      </w:r>
      <w:r w:rsidR="006C6742" w:rsidRPr="00B81FBE" w:rsidDel="006C6742">
        <w:t xml:space="preserve"> </w:t>
      </w:r>
      <w:r w:rsidRPr="00B81FBE">
        <w:t>apparel.</w:t>
      </w:r>
    </w:p>
    <w:p w14:paraId="6E554C7C" w14:textId="2247ED70" w:rsidR="003628B1" w:rsidRPr="001039E3" w:rsidRDefault="003628B1" w:rsidP="00F358DA">
      <w:pPr>
        <w:pStyle w:val="NumberNormal"/>
      </w:pPr>
      <w:r w:rsidRPr="004557AC">
        <w:t xml:space="preserve">Event Wear - May consist of, but </w:t>
      </w:r>
      <w:proofErr w:type="gramStart"/>
      <w:r w:rsidRPr="004557AC">
        <w:t>is not limited</w:t>
      </w:r>
      <w:proofErr w:type="gramEnd"/>
      <w:r w:rsidRPr="004557AC">
        <w:t xml:space="preserve"> to, Scouts activity wear, special items provided from event organizers or specialized unit wear such as scarves, toques</w:t>
      </w:r>
      <w:r w:rsidR="003C2649">
        <w:t>,</w:t>
      </w:r>
      <w:r w:rsidRPr="004557AC">
        <w:t xml:space="preserve"> neckers</w:t>
      </w:r>
      <w:r w:rsidR="003C2649">
        <w:t>,</w:t>
      </w:r>
      <w:r w:rsidRPr="004557AC">
        <w:t xml:space="preserve"> and vests.</w:t>
      </w:r>
    </w:p>
    <w:p w14:paraId="5964263C" w14:textId="174EE107" w:rsidR="00D648C1" w:rsidRDefault="00D648C1" w:rsidP="00F358DA">
      <w:pPr>
        <w:pStyle w:val="Heading2"/>
      </w:pPr>
      <w:bookmarkStart w:id="55" w:name="_Toc527933873"/>
      <w:r w:rsidRPr="00A15BC9">
        <w:t xml:space="preserve">Girl Guides of Canada </w:t>
      </w:r>
      <w:r w:rsidR="00BC561A">
        <w:t>U</w:t>
      </w:r>
      <w:r w:rsidRPr="00A15BC9">
        <w:t>niform:</w:t>
      </w:r>
      <w:bookmarkEnd w:id="55"/>
    </w:p>
    <w:p w14:paraId="2A2CAA33" w14:textId="7D0791D1" w:rsidR="00D648C1" w:rsidRPr="00332051" w:rsidRDefault="00D648C1" w:rsidP="00F358DA">
      <w:pPr>
        <w:pStyle w:val="NumberNormal"/>
        <w:numPr>
          <w:ilvl w:val="0"/>
          <w:numId w:val="60"/>
        </w:numPr>
      </w:pPr>
      <w:r w:rsidRPr="00106376">
        <w:t xml:space="preserve">Youth Uniform - Girl Guides of Canada Blue </w:t>
      </w:r>
      <w:r w:rsidR="006C6742">
        <w:t>u</w:t>
      </w:r>
      <w:r w:rsidR="006C6742" w:rsidRPr="00B81FBE">
        <w:t xml:space="preserve">niform </w:t>
      </w:r>
      <w:r w:rsidR="006C6742" w:rsidRPr="00B56641">
        <w:t>shirt</w:t>
      </w:r>
      <w:r w:rsidRPr="00106376">
        <w:t xml:space="preserve"> with Branch-specific trim</w:t>
      </w:r>
      <w:r w:rsidRPr="006972A8">
        <w:t>, White tie with Branch-specific leaf decoration,</w:t>
      </w:r>
      <w:r w:rsidR="0005735D">
        <w:t xml:space="preserve"> and</w:t>
      </w:r>
      <w:r w:rsidRPr="006972A8">
        <w:t xml:space="preserve"> </w:t>
      </w:r>
      <w:r w:rsidRPr="00D55F89">
        <w:t>pin tab</w:t>
      </w:r>
      <w:r w:rsidR="00D34E64">
        <w:t>.</w:t>
      </w:r>
    </w:p>
    <w:p w14:paraId="649B5872" w14:textId="247829C6" w:rsidR="00D648C1" w:rsidRPr="00332051" w:rsidRDefault="00CC6892" w:rsidP="00F358DA">
      <w:pPr>
        <w:pStyle w:val="NumberNormal"/>
        <w:numPr>
          <w:ilvl w:val="0"/>
          <w:numId w:val="60"/>
        </w:numPr>
        <w:rPr>
          <w:lang w:val="en-CA" w:eastAsia="en-CA"/>
        </w:rPr>
      </w:pPr>
      <w:r w:rsidRPr="00B81FBE">
        <w:t xml:space="preserve">Adult Uniform - </w:t>
      </w:r>
      <w:r w:rsidRPr="00B56641">
        <w:t xml:space="preserve">Girl Guides of Canada Blue </w:t>
      </w:r>
      <w:r w:rsidR="006C6742">
        <w:t>u</w:t>
      </w:r>
      <w:r w:rsidR="006C6742" w:rsidRPr="00B81FBE">
        <w:t xml:space="preserve">niform </w:t>
      </w:r>
      <w:r w:rsidRPr="00B56641">
        <w:t>shirt, Pin Tab, Scarf</w:t>
      </w:r>
      <w:r w:rsidR="009A6CD3">
        <w:t>.</w:t>
      </w:r>
    </w:p>
    <w:p w14:paraId="369CF5CA" w14:textId="38A47CFD" w:rsidR="00F73BAC" w:rsidRDefault="0015412A" w:rsidP="00F358DA">
      <w:r w:rsidRPr="0015412A">
        <w:t xml:space="preserve">Weather concerns may also dictate uniform requirements. </w:t>
      </w:r>
      <w:r w:rsidR="00560352">
        <w:t>G</w:t>
      </w:r>
      <w:r w:rsidR="003628B1" w:rsidRPr="00850AB8">
        <w:t xml:space="preserve">roup necker should </w:t>
      </w:r>
      <w:proofErr w:type="gramStart"/>
      <w:r w:rsidR="003628B1" w:rsidRPr="00850AB8">
        <w:t>be worn</w:t>
      </w:r>
      <w:proofErr w:type="gramEnd"/>
      <w:r w:rsidR="003628B1" w:rsidRPr="00850AB8">
        <w:t xml:space="preserve"> on the outside of jackets when activities take place during cold/wet weather. </w:t>
      </w:r>
      <w:r w:rsidR="00E541C1" w:rsidRPr="00850AB8">
        <w:t>Auxiliary</w:t>
      </w:r>
      <w:r w:rsidR="003628B1" w:rsidRPr="00850AB8">
        <w:t xml:space="preserve"> members are subject to the same uniform stipulations as the rest of the group, substituting their own group necker instead of the Service Corps necker. </w:t>
      </w:r>
    </w:p>
    <w:p w14:paraId="3E8E2132" w14:textId="72D62391" w:rsidR="001E327C" w:rsidRDefault="003628B1" w:rsidP="00106376">
      <w:r w:rsidRPr="00850AB8">
        <w:t>Please note that clothing should be in good condition</w:t>
      </w:r>
      <w:r w:rsidR="00FD662D" w:rsidRPr="00850AB8">
        <w:t xml:space="preserve"> and </w:t>
      </w:r>
      <w:proofErr w:type="gramStart"/>
      <w:r w:rsidR="00FD662D" w:rsidRPr="00850AB8">
        <w:t>appropriate</w:t>
      </w:r>
      <w:proofErr w:type="gramEnd"/>
      <w:r w:rsidRPr="00850AB8">
        <w:t>, and if it is not deemed acceptable</w:t>
      </w:r>
      <w:r w:rsidR="00041B42">
        <w:t xml:space="preserve"> by the </w:t>
      </w:r>
      <w:r w:rsidR="00827D72">
        <w:t>Executive</w:t>
      </w:r>
      <w:r w:rsidRPr="00850AB8">
        <w:t xml:space="preserve">, </w:t>
      </w:r>
      <w:r w:rsidR="000F554D">
        <w:t xml:space="preserve">the </w:t>
      </w:r>
      <w:r w:rsidRPr="00850AB8">
        <w:t xml:space="preserve">youth or adult member may </w:t>
      </w:r>
      <w:r w:rsidR="00850AB8" w:rsidRPr="00850AB8">
        <w:t>be asked to</w:t>
      </w:r>
      <w:r w:rsidR="00041B42">
        <w:t xml:space="preserve"> change or</w:t>
      </w:r>
      <w:r w:rsidR="00850AB8" w:rsidRPr="00850AB8">
        <w:t xml:space="preserve"> leave the activity.</w:t>
      </w:r>
    </w:p>
    <w:p w14:paraId="7DFB777F" w14:textId="77777777" w:rsidR="003628B1" w:rsidRPr="006B30A7" w:rsidRDefault="003628B1" w:rsidP="00F358DA">
      <w:pPr>
        <w:pStyle w:val="Heading1"/>
      </w:pPr>
      <w:bookmarkStart w:id="56" w:name="_Toc527933874"/>
      <w:r w:rsidRPr="000D0CF4">
        <w:t>SECTION SIX – AMENDMENTS</w:t>
      </w:r>
      <w:bookmarkEnd w:id="56"/>
      <w:r w:rsidRPr="000D0CF4">
        <w:t xml:space="preserve"> </w:t>
      </w:r>
    </w:p>
    <w:p w14:paraId="33243BC6" w14:textId="57A4A778" w:rsidR="003628B1" w:rsidRPr="00850AB8" w:rsidRDefault="003628B1" w:rsidP="00F358DA">
      <w:pPr>
        <w:rPr>
          <w:sz w:val="22"/>
        </w:rPr>
      </w:pPr>
      <w:r w:rsidRPr="00850AB8">
        <w:t xml:space="preserve">Should the need arise to </w:t>
      </w:r>
      <w:r w:rsidR="00427EFF" w:rsidRPr="00427EFF">
        <w:t xml:space="preserve">amend </w:t>
      </w:r>
      <w:r w:rsidRPr="00850AB8">
        <w:t xml:space="preserve">the </w:t>
      </w:r>
      <w:r w:rsidR="00526604">
        <w:t>C</w:t>
      </w:r>
      <w:r w:rsidRPr="00850AB8">
        <w:t>onstitution</w:t>
      </w:r>
      <w:r w:rsidR="00526604">
        <w:t xml:space="preserve"> or </w:t>
      </w:r>
      <w:r w:rsidR="00526604" w:rsidRPr="0035197D">
        <w:rPr>
          <w:szCs w:val="28"/>
        </w:rPr>
        <w:t>Code of Conduct</w:t>
      </w:r>
      <w:r w:rsidRPr="00850AB8">
        <w:t xml:space="preserve">, the following steps should </w:t>
      </w:r>
      <w:proofErr w:type="gramStart"/>
      <w:r w:rsidRPr="00850AB8">
        <w:t>be followed</w:t>
      </w:r>
      <w:proofErr w:type="gramEnd"/>
      <w:r w:rsidRPr="00850AB8">
        <w:t xml:space="preserve">. </w:t>
      </w:r>
    </w:p>
    <w:p w14:paraId="0A845943" w14:textId="4EACE4F1" w:rsidR="00F12C9F" w:rsidRPr="00106376" w:rsidRDefault="00D5151D" w:rsidP="00F358DA">
      <w:pPr>
        <w:pStyle w:val="NumberNormal"/>
        <w:numPr>
          <w:ilvl w:val="0"/>
          <w:numId w:val="58"/>
        </w:numPr>
      </w:pPr>
      <w:r w:rsidRPr="00F233F1">
        <w:t xml:space="preserve">All members should </w:t>
      </w:r>
      <w:proofErr w:type="gramStart"/>
      <w:r w:rsidRPr="00F233F1">
        <w:t>be inform</w:t>
      </w:r>
      <w:r w:rsidRPr="00106376">
        <w:t>ed</w:t>
      </w:r>
      <w:proofErr w:type="gramEnd"/>
      <w:r w:rsidRPr="00106376">
        <w:t xml:space="preserve"> seven days before a motion to amend the Constitution or Code of Conduct is </w:t>
      </w:r>
      <w:r w:rsidR="00300EBF" w:rsidRPr="00106376">
        <w:t>put forward</w:t>
      </w:r>
      <w:r w:rsidRPr="00106376">
        <w:t>.</w:t>
      </w:r>
    </w:p>
    <w:p w14:paraId="322B9FF8" w14:textId="77777777" w:rsidR="003628B1" w:rsidRPr="00332051" w:rsidRDefault="003628B1" w:rsidP="00F358DA">
      <w:pPr>
        <w:pStyle w:val="NumberNormal"/>
        <w:numPr>
          <w:ilvl w:val="0"/>
          <w:numId w:val="58"/>
        </w:numPr>
      </w:pPr>
      <w:r w:rsidRPr="00106376">
        <w:t xml:space="preserve">A motion </w:t>
      </w:r>
      <w:proofErr w:type="gramStart"/>
      <w:r w:rsidR="00300EBF" w:rsidRPr="006972A8">
        <w:t>containing</w:t>
      </w:r>
      <w:proofErr w:type="gramEnd"/>
      <w:r w:rsidR="00300EBF" w:rsidRPr="006972A8">
        <w:t xml:space="preserve"> the potential amendments </w:t>
      </w:r>
      <w:r w:rsidRPr="006972A8">
        <w:t xml:space="preserve">is to be </w:t>
      </w:r>
      <w:r w:rsidR="00300EBF" w:rsidRPr="00D55F89">
        <w:t xml:space="preserve">put </w:t>
      </w:r>
      <w:r w:rsidR="000D0CF4" w:rsidRPr="00332051">
        <w:t>forward at a group meeting.</w:t>
      </w:r>
    </w:p>
    <w:p w14:paraId="4EA4B39A" w14:textId="44BCC2DB" w:rsidR="003628B1" w:rsidRPr="00B81FBE" w:rsidRDefault="003628B1" w:rsidP="00F358DA">
      <w:pPr>
        <w:pStyle w:val="NumberNormal"/>
        <w:numPr>
          <w:ilvl w:val="0"/>
          <w:numId w:val="60"/>
        </w:numPr>
      </w:pPr>
      <w:r w:rsidRPr="00B81FBE">
        <w:t xml:space="preserve">If </w:t>
      </w:r>
      <w:r w:rsidR="00A7679F">
        <w:t>passed</w:t>
      </w:r>
      <w:r w:rsidRPr="00B81FBE">
        <w:t xml:space="preserve">, a written page of the amendment is to </w:t>
      </w:r>
      <w:proofErr w:type="gramStart"/>
      <w:r w:rsidRPr="00B81FBE">
        <w:t>be produced</w:t>
      </w:r>
      <w:proofErr w:type="gramEnd"/>
      <w:r w:rsidRPr="00B81FBE">
        <w:t xml:space="preserve"> and attached to the </w:t>
      </w:r>
      <w:r w:rsidRPr="00B81FBE">
        <w:lastRenderedPageBreak/>
        <w:t>Constitution</w:t>
      </w:r>
      <w:r w:rsidR="00526604" w:rsidRPr="00B56641">
        <w:t xml:space="preserve"> or </w:t>
      </w:r>
      <w:r w:rsidR="00526604" w:rsidRPr="007F31E6">
        <w:t>Code of Conduct</w:t>
      </w:r>
      <w:r w:rsidRPr="00D55F89">
        <w:t xml:space="preserve"> until said time that it can be </w:t>
      </w:r>
      <w:r w:rsidR="00407D37" w:rsidRPr="00332051">
        <w:t>updated</w:t>
      </w:r>
      <w:r w:rsidRPr="00332051">
        <w:t>.</w:t>
      </w:r>
    </w:p>
    <w:p w14:paraId="306D79BD" w14:textId="59F68565" w:rsidR="0035197D" w:rsidRDefault="00693296" w:rsidP="00F358DA">
      <w:pPr>
        <w:pStyle w:val="NumberNormal"/>
        <w:numPr>
          <w:ilvl w:val="0"/>
          <w:numId w:val="60"/>
        </w:numPr>
      </w:pPr>
      <w:r w:rsidRPr="00B56641">
        <w:t xml:space="preserve">All amendments must </w:t>
      </w:r>
      <w:proofErr w:type="gramStart"/>
      <w:r w:rsidRPr="00B56641">
        <w:t>be added</w:t>
      </w:r>
      <w:proofErr w:type="gramEnd"/>
      <w:r w:rsidRPr="00B56641">
        <w:t xml:space="preserve"> to the Constitution or </w:t>
      </w:r>
      <w:r w:rsidRPr="007F31E6">
        <w:t xml:space="preserve">Code of Conduct </w:t>
      </w:r>
      <w:r w:rsidRPr="00D55F89">
        <w:t>before the executive’s term ends.</w:t>
      </w:r>
    </w:p>
    <w:p w14:paraId="72E401F4" w14:textId="77777777" w:rsidR="003628B1" w:rsidRPr="000D0CF4" w:rsidRDefault="003628B1" w:rsidP="00F358DA">
      <w:pPr>
        <w:pStyle w:val="Heading1"/>
      </w:pPr>
      <w:bookmarkStart w:id="57" w:name="_Toc527933875"/>
      <w:r w:rsidRPr="000D0CF4">
        <w:t>SECTION SEVEN – DISSOLUTION</w:t>
      </w:r>
      <w:bookmarkEnd w:id="57"/>
      <w:r w:rsidRPr="000D0CF4">
        <w:t xml:space="preserve"> </w:t>
      </w:r>
    </w:p>
    <w:p w14:paraId="302BD39F" w14:textId="61684AE8" w:rsidR="003628B1" w:rsidRPr="00850AB8" w:rsidRDefault="003628B1" w:rsidP="00F358DA">
      <w:pPr>
        <w:rPr>
          <w:sz w:val="22"/>
        </w:rPr>
      </w:pPr>
      <w:r w:rsidRPr="00850AB8">
        <w:t xml:space="preserve">Should </w:t>
      </w:r>
      <w:r w:rsidR="003F79A6" w:rsidRPr="00332051">
        <w:t>the Company/Crew/Unit</w:t>
      </w:r>
      <w:r w:rsidR="003F79A6" w:rsidRPr="00850AB8" w:rsidDel="003F79A6">
        <w:t xml:space="preserve"> </w:t>
      </w:r>
      <w:r w:rsidRPr="00850AB8">
        <w:t xml:space="preserve">at any time dissolve or cease to exist: </w:t>
      </w:r>
    </w:p>
    <w:p w14:paraId="1C62367B" w14:textId="790E909A" w:rsidR="003628B1" w:rsidRPr="00106376" w:rsidRDefault="007A04AC" w:rsidP="00F358DA">
      <w:pPr>
        <w:pStyle w:val="NumberNormal"/>
        <w:numPr>
          <w:ilvl w:val="0"/>
          <w:numId w:val="59"/>
        </w:numPr>
      </w:pPr>
      <w:r w:rsidRPr="00F233F1">
        <w:t>All</w:t>
      </w:r>
      <w:r w:rsidR="003628B1" w:rsidRPr="00F233F1">
        <w:t xml:space="preserve"> monies and assets </w:t>
      </w:r>
      <w:proofErr w:type="gramStart"/>
      <w:r w:rsidR="003628B1" w:rsidRPr="00F233F1">
        <w:t>purchased</w:t>
      </w:r>
      <w:proofErr w:type="gramEnd"/>
      <w:r w:rsidR="003628B1" w:rsidRPr="00F233F1">
        <w:t xml:space="preserve"> and still held at the date of dissolution or cessation of existence shall revert to the Voyageur Council Service Alliance.</w:t>
      </w:r>
    </w:p>
    <w:p w14:paraId="7ED0DD9A" w14:textId="77777777" w:rsidR="003628B1" w:rsidRPr="00D55F89" w:rsidRDefault="003628B1" w:rsidP="00F358DA">
      <w:pPr>
        <w:pStyle w:val="NumberNormal"/>
        <w:numPr>
          <w:ilvl w:val="0"/>
          <w:numId w:val="59"/>
        </w:numPr>
      </w:pPr>
      <w:r w:rsidRPr="00106376">
        <w:t>Upon payment of any outstanding debts, all remaining funds</w:t>
      </w:r>
      <w:r w:rsidR="00482DA4" w:rsidRPr="00106376">
        <w:t xml:space="preserve"> and assets</w:t>
      </w:r>
      <w:r w:rsidRPr="00106376">
        <w:t xml:space="preserve"> shall revert to the Voyageur Council Service Alliance, to be held for a period of no less than two years as a contingency for the re-establishment of a new Company/Crew</w:t>
      </w:r>
      <w:r w:rsidR="009134F1" w:rsidRPr="006972A8">
        <w:t>/Unit</w:t>
      </w:r>
      <w:r w:rsidRPr="006972A8">
        <w:t xml:space="preserve"> and then distributed for the benefit of the youth of said Group.</w:t>
      </w:r>
    </w:p>
    <w:p w14:paraId="2DD263BE" w14:textId="3ECE5A7B" w:rsidR="003628B1" w:rsidRPr="007F31E6" w:rsidRDefault="003628B1" w:rsidP="00F358DA">
      <w:pPr>
        <w:pStyle w:val="NumberNormal"/>
        <w:numPr>
          <w:ilvl w:val="0"/>
          <w:numId w:val="59"/>
        </w:numPr>
      </w:pPr>
      <w:r w:rsidRPr="00B81FBE">
        <w:t>All records of the Company/Crew</w:t>
      </w:r>
      <w:r w:rsidR="009134F1" w:rsidRPr="00B56641">
        <w:t>/Unit</w:t>
      </w:r>
      <w:r w:rsidRPr="00B56641">
        <w:t xml:space="preserve"> shall be placed under the jurisdiction of the Voyageur Council Service Alliance, in </w:t>
      </w:r>
      <w:r w:rsidRPr="001039E3">
        <w:t>possession of the Group Administrator to be held for a period of no less than two years as a contingency for the re-establishment of the</w:t>
      </w:r>
      <w:r w:rsidRPr="00EC7C18">
        <w:t xml:space="preserve"> Company/Crew</w:t>
      </w:r>
      <w:r w:rsidR="009134F1" w:rsidRPr="00EC7C18">
        <w:t>/Unit</w:t>
      </w:r>
      <w:r w:rsidR="000D0CF4" w:rsidRPr="00A7679F">
        <w:t>.</w:t>
      </w:r>
      <w:r w:rsidR="007D652F" w:rsidRPr="007F31E6">
        <w:t xml:space="preserve"> </w:t>
      </w:r>
    </w:p>
    <w:sectPr w:rsidR="003628B1" w:rsidRPr="007F31E6" w:rsidSect="00F358DA">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77200" w14:textId="77777777" w:rsidR="008C7B5A" w:rsidRDefault="008C7B5A" w:rsidP="00BB092A">
      <w:r>
        <w:separator/>
      </w:r>
    </w:p>
  </w:endnote>
  <w:endnote w:type="continuationSeparator" w:id="0">
    <w:p w14:paraId="77EF218D" w14:textId="77777777" w:rsidR="008C7B5A" w:rsidRDefault="008C7B5A" w:rsidP="00BB0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00F85" w14:textId="77777777" w:rsidR="00572B1C" w:rsidRDefault="00572B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360442"/>
      <w:docPartObj>
        <w:docPartGallery w:val="Page Numbers (Bottom of Page)"/>
        <w:docPartUnique/>
      </w:docPartObj>
    </w:sdtPr>
    <w:sdtEndPr>
      <w:rPr>
        <w:rStyle w:val="FooterChar"/>
      </w:rPr>
    </w:sdtEndPr>
    <w:sdtContent>
      <w:sdt>
        <w:sdtPr>
          <w:id w:val="131912279"/>
          <w:docPartObj>
            <w:docPartGallery w:val="Page Numbers (Top of Page)"/>
            <w:docPartUnique/>
          </w:docPartObj>
        </w:sdtPr>
        <w:sdtEndPr>
          <w:rPr>
            <w:rStyle w:val="FooterChar"/>
          </w:rPr>
        </w:sdtEndPr>
        <w:sdtContent>
          <w:p w14:paraId="40F94CB8" w14:textId="0858C7A7" w:rsidR="00B25A50" w:rsidRPr="000D0CF4" w:rsidRDefault="00572B1C" w:rsidP="00F358DA">
            <w:sdt>
              <w:sdtPr>
                <w:rPr>
                  <w:rStyle w:val="FooterChar"/>
                </w:rPr>
                <w:alias w:val="Title"/>
                <w:tag w:val=""/>
                <w:id w:val="-920249658"/>
                <w:placeholder>
                  <w:docPart w:val="270396CA88BD4884B7937590AAD169AB"/>
                </w:placeholder>
                <w:dataBinding w:prefixMappings="xmlns:ns0='http://purl.org/dc/elements/1.1/' xmlns:ns1='http://schemas.openxmlformats.org/package/2006/metadata/core-properties' " w:xpath="/ns1:coreProperties[1]/ns0:title[1]" w:storeItemID="{6C3C8BC8-F283-45AE-878A-BAB7291924A1}"/>
                <w:text/>
              </w:sdtPr>
              <w:sdtEndPr>
                <w:rPr>
                  <w:rStyle w:val="FooterChar"/>
                </w:rPr>
              </w:sdtEndPr>
              <w:sdtContent>
                <w:r w:rsidR="00772CC5">
                  <w:rPr>
                    <w:rStyle w:val="FooterChar"/>
                  </w:rPr>
                  <w:t>Constitution</w:t>
                </w:r>
              </w:sdtContent>
            </w:sdt>
            <w:r w:rsidR="0076571A">
              <w:rPr>
                <w:rStyle w:val="FooterChar"/>
              </w:rPr>
              <w:t xml:space="preserve"> </w:t>
            </w:r>
            <w:r w:rsidR="000804C4" w:rsidRPr="00F358DA">
              <w:rPr>
                <w:rStyle w:val="FooterChar"/>
              </w:rPr>
              <w:t xml:space="preserve">– </w:t>
            </w:r>
            <w:r w:rsidR="000D0CF4" w:rsidRPr="00F358DA">
              <w:rPr>
                <w:rStyle w:val="FooterChar"/>
              </w:rPr>
              <w:t xml:space="preserve">Revision </w:t>
            </w:r>
            <w:r w:rsidR="0076571A">
              <w:rPr>
                <w:rStyle w:val="FooterChar"/>
              </w:rPr>
              <w:t>3.</w:t>
            </w:r>
            <w:r w:rsidR="00080360">
              <w:rPr>
                <w:rStyle w:val="FooterChar"/>
              </w:rPr>
              <w:t>1</w:t>
            </w:r>
            <w:ins w:id="59" w:author="Daniel Innes" w:date="2019-01-21T13:49:00Z">
              <w:r w:rsidR="00647FE3">
                <w:rPr>
                  <w:rStyle w:val="FooterChar"/>
                </w:rPr>
                <w:t>2</w:t>
              </w:r>
            </w:ins>
            <w:del w:id="60" w:author="Daniel Innes" w:date="2019-01-21T13:49:00Z">
              <w:r w:rsidR="00801B98" w:rsidDel="00647FE3">
                <w:rPr>
                  <w:rStyle w:val="FooterChar"/>
                </w:rPr>
                <w:delText>1</w:delText>
              </w:r>
            </w:del>
            <w:r w:rsidR="000804C4" w:rsidRPr="00F358DA">
              <w:rPr>
                <w:rStyle w:val="FooterChar"/>
              </w:rPr>
              <w:t xml:space="preserve"> –</w:t>
            </w:r>
            <w:r w:rsidR="00255376" w:rsidRPr="00F358DA">
              <w:rPr>
                <w:rStyle w:val="FooterChar"/>
              </w:rPr>
              <w:t xml:space="preserve"> </w:t>
            </w:r>
            <w:sdt>
              <w:sdtPr>
                <w:rPr>
                  <w:rStyle w:val="FooterChar"/>
                </w:rPr>
                <w:alias w:val="Publish Date"/>
                <w:tag w:val=""/>
                <w:id w:val="1745840923"/>
                <w:placeholder>
                  <w:docPart w:val="E5469F4AC34847AC99AB9EA63B625207"/>
                </w:placeholder>
                <w:dataBinding w:prefixMappings="xmlns:ns0='http://schemas.microsoft.com/office/2006/coverPageProps' " w:xpath="/ns0:CoverPageProperties[1]/ns0:PublishDate[1]" w:storeItemID="{55AF091B-3C7A-41E3-B477-F2FDAA23CFDA}"/>
                <w:date w:fullDate="2019-01-21T00:00:00Z">
                  <w:dateFormat w:val="M/d/yyyy"/>
                  <w:lid w:val="en-US"/>
                  <w:storeMappedDataAs w:val="dateTime"/>
                  <w:calendar w:val="gregorian"/>
                </w:date>
              </w:sdtPr>
              <w:sdtEndPr>
                <w:rPr>
                  <w:rStyle w:val="FooterChar"/>
                </w:rPr>
              </w:sdtEndPr>
              <w:sdtContent>
                <w:del w:id="61" w:author="Daniel Innes" w:date="2019-01-21T13:49:00Z">
                  <w:r w:rsidR="00801B98" w:rsidDel="00647FE3">
                    <w:rPr>
                      <w:rStyle w:val="FooterChar"/>
                    </w:rPr>
                    <w:delText>12/3/2018</w:delText>
                  </w:r>
                </w:del>
                <w:ins w:id="62" w:author="Daniel Innes" w:date="2019-01-21T13:49:00Z">
                  <w:r w:rsidR="00647FE3">
                    <w:rPr>
                      <w:rStyle w:val="FooterChar"/>
                    </w:rPr>
                    <w:t>1/21/2019</w:t>
                  </w:r>
                </w:ins>
              </w:sdtContent>
            </w:sdt>
            <w:r w:rsidR="00B76B51" w:rsidRPr="00F358DA">
              <w:rPr>
                <w:rStyle w:val="FooterChar"/>
              </w:rPr>
              <w:tab/>
            </w:r>
            <w:r w:rsidR="00255376" w:rsidRPr="00F358DA">
              <w:rPr>
                <w:rStyle w:val="FooterChar"/>
              </w:rPr>
              <w:tab/>
            </w:r>
            <w:r w:rsidR="000D0CF4" w:rsidRPr="00F358DA">
              <w:rPr>
                <w:rStyle w:val="FooterChar"/>
              </w:rPr>
              <w:tab/>
            </w:r>
            <w:r w:rsidR="000D0CF4" w:rsidRPr="00F358DA">
              <w:rPr>
                <w:rStyle w:val="FooterChar"/>
              </w:rPr>
              <w:tab/>
            </w:r>
            <w:r w:rsidR="000804C4" w:rsidRPr="00F358DA">
              <w:rPr>
                <w:rStyle w:val="FooterChar"/>
              </w:rPr>
              <w:tab/>
            </w:r>
            <w:r w:rsidR="000804C4" w:rsidRPr="00F358DA">
              <w:rPr>
                <w:rStyle w:val="FooterChar"/>
              </w:rPr>
              <w:tab/>
            </w:r>
            <w:r w:rsidR="000D0CF4" w:rsidRPr="00F358DA">
              <w:rPr>
                <w:rStyle w:val="FooterChar"/>
              </w:rPr>
              <w:t xml:space="preserve">Page </w:t>
            </w:r>
            <w:r w:rsidR="000D0CF4" w:rsidRPr="00F358DA">
              <w:rPr>
                <w:rStyle w:val="FooterChar"/>
              </w:rPr>
              <w:fldChar w:fldCharType="begin"/>
            </w:r>
            <w:r w:rsidR="000D0CF4" w:rsidRPr="00F358DA">
              <w:rPr>
                <w:rStyle w:val="FooterChar"/>
              </w:rPr>
              <w:instrText xml:space="preserve"> PAGE </w:instrText>
            </w:r>
            <w:r w:rsidR="000D0CF4" w:rsidRPr="00F358DA">
              <w:rPr>
                <w:rStyle w:val="FooterChar"/>
              </w:rPr>
              <w:fldChar w:fldCharType="separate"/>
            </w:r>
            <w:r w:rsidR="008E1ACB" w:rsidRPr="00F358DA">
              <w:rPr>
                <w:rStyle w:val="FooterChar"/>
              </w:rPr>
              <w:t>13</w:t>
            </w:r>
            <w:r w:rsidR="000D0CF4" w:rsidRPr="00F358DA">
              <w:rPr>
                <w:rStyle w:val="FooterChar"/>
              </w:rPr>
              <w:fldChar w:fldCharType="end"/>
            </w:r>
            <w:r w:rsidR="000D0CF4" w:rsidRPr="00F358DA">
              <w:rPr>
                <w:rStyle w:val="FooterChar"/>
              </w:rPr>
              <w:t xml:space="preserve"> of </w:t>
            </w:r>
            <w:r w:rsidR="000D0CF4" w:rsidRPr="00F358DA">
              <w:rPr>
                <w:rStyle w:val="FooterChar"/>
              </w:rPr>
              <w:fldChar w:fldCharType="begin"/>
            </w:r>
            <w:r w:rsidR="000D0CF4" w:rsidRPr="00F358DA">
              <w:rPr>
                <w:rStyle w:val="FooterChar"/>
              </w:rPr>
              <w:instrText xml:space="preserve"> NUMPAGES  </w:instrText>
            </w:r>
            <w:r w:rsidR="000D0CF4" w:rsidRPr="00F358DA">
              <w:rPr>
                <w:rStyle w:val="FooterChar"/>
              </w:rPr>
              <w:fldChar w:fldCharType="separate"/>
            </w:r>
            <w:r w:rsidR="008E1ACB" w:rsidRPr="00F358DA">
              <w:rPr>
                <w:rStyle w:val="FooterChar"/>
              </w:rPr>
              <w:t>13</w:t>
            </w:r>
            <w:r w:rsidR="000D0CF4" w:rsidRPr="00F358DA">
              <w:rPr>
                <w:rStyle w:val="FooterChar"/>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1EC57" w14:textId="77777777" w:rsidR="00572B1C" w:rsidRDefault="00572B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C5507" w14:textId="77777777" w:rsidR="008C7B5A" w:rsidRDefault="008C7B5A" w:rsidP="007F31E6">
      <w:r>
        <w:separator/>
      </w:r>
    </w:p>
  </w:footnote>
  <w:footnote w:type="continuationSeparator" w:id="0">
    <w:p w14:paraId="3705947B" w14:textId="77777777" w:rsidR="008C7B5A" w:rsidRDefault="008C7B5A" w:rsidP="00BB092A">
      <w:r>
        <w:continuationSeparator/>
      </w:r>
    </w:p>
  </w:footnote>
  <w:footnote w:id="1">
    <w:p w14:paraId="6FF56980" w14:textId="44BA2947" w:rsidR="00140378" w:rsidRDefault="00140378" w:rsidP="007F31E6">
      <w:pPr>
        <w:pStyle w:val="FootnoteText"/>
      </w:pPr>
      <w:r>
        <w:rPr>
          <w:rStyle w:val="FootnoteReference"/>
        </w:rPr>
        <w:footnoteRef/>
      </w:r>
      <w:r>
        <w:t xml:space="preserve"> </w:t>
      </w:r>
      <w:r w:rsidR="00EB2C15">
        <w:t xml:space="preserve">To </w:t>
      </w:r>
      <w:r w:rsidR="00EB2C15" w:rsidRPr="00EB2C15">
        <w:t>deny</w:t>
      </w:r>
      <w:r w:rsidR="00EB2C15">
        <w:t xml:space="preserve"> </w:t>
      </w:r>
      <w:r w:rsidR="00382F7B" w:rsidRPr="00EB2C15">
        <w:t>recruit</w:t>
      </w:r>
      <w:r w:rsidR="00382F7B">
        <w:t xml:space="preserve">ment the Executive Council </w:t>
      </w:r>
      <w:r w:rsidR="004F2B5C">
        <w:t xml:space="preserve">must </w:t>
      </w:r>
      <w:proofErr w:type="gramStart"/>
      <w:r w:rsidR="004F2B5C" w:rsidRPr="004F2B5C">
        <w:t>provide</w:t>
      </w:r>
      <w:proofErr w:type="gramEnd"/>
      <w:r w:rsidR="004F2B5C" w:rsidRPr="004F2B5C">
        <w:t xml:space="preserve"> reason(s)</w:t>
      </w:r>
      <w:r w:rsidR="004F2B5C">
        <w:t xml:space="preserve"> and </w:t>
      </w:r>
      <w:r w:rsidR="00C536E8">
        <w:t xml:space="preserve">need </w:t>
      </w:r>
      <w:r w:rsidR="00C536E8" w:rsidRPr="00C536E8">
        <w:t>the approval of the Advisors and Group Commissioner</w:t>
      </w:r>
      <w:r w:rsidR="00C536E8">
        <w:t>.</w:t>
      </w:r>
      <w:r w:rsidR="008E2F32">
        <w:t xml:space="preserve"> The Executive Council must </w:t>
      </w:r>
      <w:r w:rsidR="008E2F32" w:rsidRPr="008E2F32">
        <w:t>work with the recruit to find a more suitable Company/Crew/Unit.</w:t>
      </w:r>
    </w:p>
  </w:footnote>
  <w:footnote w:id="2">
    <w:p w14:paraId="086C82B2" w14:textId="409D034F" w:rsidR="00140378" w:rsidRDefault="00140378" w:rsidP="00106376">
      <w:pPr>
        <w:pStyle w:val="FootnoteText"/>
      </w:pPr>
      <w:r>
        <w:rPr>
          <w:rStyle w:val="FootnoteReference"/>
        </w:rPr>
        <w:footnoteRef/>
      </w:r>
      <w:r>
        <w:t xml:space="preserve"> </w:t>
      </w:r>
      <w:r w:rsidRPr="000D0CF4">
        <w:t xml:space="preserve">Rangers are not </w:t>
      </w:r>
      <w:proofErr w:type="gramStart"/>
      <w:r w:rsidRPr="000D0CF4">
        <w:t>required</w:t>
      </w:r>
      <w:proofErr w:type="gramEnd"/>
      <w:r w:rsidRPr="000D0CF4">
        <w:t xml:space="preserve"> to fill out a Scouts Canada registration form.</w:t>
      </w:r>
    </w:p>
  </w:footnote>
  <w:footnote w:id="3">
    <w:p w14:paraId="53EB9C7E" w14:textId="38709687" w:rsidR="00014BFE" w:rsidRDefault="00014BFE" w:rsidP="00106376">
      <w:pPr>
        <w:pStyle w:val="FootnoteText"/>
      </w:pPr>
      <w:r>
        <w:rPr>
          <w:rStyle w:val="FootnoteReference"/>
        </w:rPr>
        <w:footnoteRef/>
      </w:r>
      <w:r>
        <w:t xml:space="preserve"> </w:t>
      </w:r>
      <w:r w:rsidR="00CF0B31">
        <w:t>A</w:t>
      </w:r>
      <w:r w:rsidRPr="00420BDE">
        <w:t xml:space="preserve">n exception to this can </w:t>
      </w:r>
      <w:proofErr w:type="gramStart"/>
      <w:r w:rsidRPr="00420BDE">
        <w:t>be made</w:t>
      </w:r>
      <w:proofErr w:type="gramEnd"/>
      <w:r w:rsidRPr="00420BDE">
        <w:t xml:space="preserve"> based on the current group registration.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603F5" w14:textId="77777777" w:rsidR="00EB58CD" w:rsidRDefault="00572B1C" w:rsidP="00BB092A">
    <w:pPr>
      <w:pStyle w:val="Header"/>
    </w:pPr>
    <w:r>
      <w:rPr>
        <w:noProof/>
      </w:rPr>
      <w:pict w14:anchorId="32E2B9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2038438" o:spid="_x0000_s2050" type="#_x0000_t75" style="position:absolute;margin-left:0;margin-top:0;width:467.75pt;height:525.1pt;z-index:-251657216;mso-position-horizontal:center;mso-position-horizontal-relative:margin;mso-position-vertical:center;mso-position-vertical-relative:margin" o:allowincell="f">
          <v:imagedata r:id="rId1" o:title="Service Corps Logo v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CC41B" w14:textId="77777777" w:rsidR="00EB58CD" w:rsidRDefault="00572B1C" w:rsidP="00BB092A">
    <w:pPr>
      <w:pStyle w:val="Header"/>
    </w:pPr>
    <w:bookmarkStart w:id="58" w:name="_GoBack"/>
    <w:bookmarkEnd w:id="58"/>
    <w:r>
      <w:rPr>
        <w:noProof/>
      </w:rPr>
      <w:pict w14:anchorId="5BEBF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2038439" o:spid="_x0000_s2051" type="#_x0000_t75" style="position:absolute;margin-left:0;margin-top:0;width:467.75pt;height:525.1pt;z-index:-251656192;mso-position-horizontal:center;mso-position-horizontal-relative:margin;mso-position-vertical:center;mso-position-vertical-relative:margin" o:allowincell="f">
          <v:imagedata r:id="rId1" o:title="Service Corps Logo v3"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28DF1" w14:textId="77777777" w:rsidR="00572B1C" w:rsidRDefault="00572B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824AD71C"/>
    <w:lvl w:ilvl="0" w:tplc="1009001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2A70061"/>
    <w:multiLevelType w:val="hybridMultilevel"/>
    <w:tmpl w:val="8AB613E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02A81920"/>
    <w:multiLevelType w:val="hybridMultilevel"/>
    <w:tmpl w:val="410E209E"/>
    <w:lvl w:ilvl="0" w:tplc="0000000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695248D"/>
    <w:multiLevelType w:val="hybridMultilevel"/>
    <w:tmpl w:val="D12656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0947170E"/>
    <w:multiLevelType w:val="hybridMultilevel"/>
    <w:tmpl w:val="E3CE158E"/>
    <w:lvl w:ilvl="0" w:tplc="430EC3EA">
      <w:start w:val="1"/>
      <w:numFmt w:val="lowerLetter"/>
      <w:lvlText w:val="%1)"/>
      <w:lvlJc w:val="left"/>
      <w:pPr>
        <w:ind w:left="720" w:hanging="360"/>
      </w:pPr>
      <w:rPr>
        <w:rFonts w:eastAsiaTheme="minorHAnsi" w:hint="default"/>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6B37C2B"/>
    <w:multiLevelType w:val="hybridMultilevel"/>
    <w:tmpl w:val="B4E8B6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F83208C"/>
    <w:multiLevelType w:val="hybridMultilevel"/>
    <w:tmpl w:val="E0FE01A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FB161D8"/>
    <w:multiLevelType w:val="hybridMultilevel"/>
    <w:tmpl w:val="D16CC70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2F470F1"/>
    <w:multiLevelType w:val="hybridMultilevel"/>
    <w:tmpl w:val="56AC82D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6DA01E1"/>
    <w:multiLevelType w:val="hybridMultilevel"/>
    <w:tmpl w:val="6F80238C"/>
    <w:lvl w:ilvl="0" w:tplc="1F766458">
      <w:start w:val="1"/>
      <w:numFmt w:val="decimal"/>
      <w:pStyle w:val="NumberNor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7352578"/>
    <w:multiLevelType w:val="hybridMultilevel"/>
    <w:tmpl w:val="CED69168"/>
    <w:lvl w:ilvl="0" w:tplc="B6D20984">
      <w:start w:val="1"/>
      <w:numFmt w:val="lowerLetter"/>
      <w:lvlText w:val="%1)"/>
      <w:lvlJc w:val="left"/>
      <w:pPr>
        <w:ind w:left="720" w:hanging="360"/>
      </w:pPr>
      <w:rPr>
        <w:rFonts w:hint="default"/>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A463BF4"/>
    <w:multiLevelType w:val="hybridMultilevel"/>
    <w:tmpl w:val="7B4478AA"/>
    <w:lvl w:ilvl="0" w:tplc="1009001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3B4D27D0"/>
    <w:multiLevelType w:val="hybridMultilevel"/>
    <w:tmpl w:val="081461C2"/>
    <w:lvl w:ilvl="0" w:tplc="B6D20984">
      <w:start w:val="1"/>
      <w:numFmt w:val="lowerLetter"/>
      <w:lvlText w:val="%1)"/>
      <w:lvlJc w:val="left"/>
      <w:pPr>
        <w:ind w:left="720" w:hanging="360"/>
      </w:pPr>
      <w:rPr>
        <w:rFonts w:hint="default"/>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C0F560B"/>
    <w:multiLevelType w:val="hybridMultilevel"/>
    <w:tmpl w:val="51E425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9A2AC1"/>
    <w:multiLevelType w:val="hybridMultilevel"/>
    <w:tmpl w:val="D24C2924"/>
    <w:lvl w:ilvl="0" w:tplc="1009001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D9E1E5C"/>
    <w:multiLevelType w:val="hybridMultilevel"/>
    <w:tmpl w:val="C8AABC10"/>
    <w:lvl w:ilvl="0" w:tplc="10090011">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473451A7"/>
    <w:multiLevelType w:val="hybridMultilevel"/>
    <w:tmpl w:val="98FEEF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74D2544"/>
    <w:multiLevelType w:val="hybridMultilevel"/>
    <w:tmpl w:val="B7024D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75B37AF"/>
    <w:multiLevelType w:val="hybridMultilevel"/>
    <w:tmpl w:val="3E383E2A"/>
    <w:lvl w:ilvl="0" w:tplc="10090011">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4A4615EA"/>
    <w:multiLevelType w:val="hybridMultilevel"/>
    <w:tmpl w:val="D0DE680A"/>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AA2939"/>
    <w:multiLevelType w:val="hybridMultilevel"/>
    <w:tmpl w:val="99D2BE24"/>
    <w:lvl w:ilvl="0" w:tplc="A1A4BDB6">
      <w:numFmt w:val="bullet"/>
      <w:lvlText w:val=""/>
      <w:lvlJc w:val="left"/>
      <w:pPr>
        <w:ind w:left="720" w:hanging="360"/>
      </w:pPr>
      <w:rPr>
        <w:rFonts w:ascii="Symbol" w:eastAsiaTheme="minorHAnsi" w:hAnsi="Symbol" w:cs="Times"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1C19A0"/>
    <w:multiLevelType w:val="hybridMultilevel"/>
    <w:tmpl w:val="0BD4495A"/>
    <w:lvl w:ilvl="0" w:tplc="53185234">
      <w:start w:val="1"/>
      <w:numFmt w:val="lowerLetter"/>
      <w:lvlText w:val="%1)"/>
      <w:lvlJc w:val="left"/>
      <w:pPr>
        <w:ind w:left="720" w:hanging="360"/>
      </w:pPr>
      <w:rPr>
        <w:rFonts w:hint="default"/>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12B2D6D"/>
    <w:multiLevelType w:val="hybridMultilevel"/>
    <w:tmpl w:val="E0FE01A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6387586"/>
    <w:multiLevelType w:val="hybridMultilevel"/>
    <w:tmpl w:val="BB94AD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73A1070"/>
    <w:multiLevelType w:val="hybridMultilevel"/>
    <w:tmpl w:val="AABEDA62"/>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A385010"/>
    <w:multiLevelType w:val="hybridMultilevel"/>
    <w:tmpl w:val="96CC7B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BC133D9"/>
    <w:multiLevelType w:val="hybridMultilevel"/>
    <w:tmpl w:val="9BA2FDA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D4D1E9C"/>
    <w:multiLevelType w:val="hybridMultilevel"/>
    <w:tmpl w:val="025001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FC71183"/>
    <w:multiLevelType w:val="hybridMultilevel"/>
    <w:tmpl w:val="EFBA4C26"/>
    <w:lvl w:ilvl="0" w:tplc="1009001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652C0A2D"/>
    <w:multiLevelType w:val="hybridMultilevel"/>
    <w:tmpl w:val="1F64A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530291A"/>
    <w:multiLevelType w:val="hybridMultilevel"/>
    <w:tmpl w:val="5AD8A09A"/>
    <w:lvl w:ilvl="0" w:tplc="AB5EE9B2">
      <w:start w:val="1"/>
      <w:numFmt w:val="lowerLetter"/>
      <w:lvlText w:val="%1)"/>
      <w:lvlJc w:val="left"/>
      <w:pPr>
        <w:ind w:left="720" w:hanging="360"/>
      </w:pPr>
      <w:rPr>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64E10EA"/>
    <w:multiLevelType w:val="hybridMultilevel"/>
    <w:tmpl w:val="3E383E2A"/>
    <w:lvl w:ilvl="0" w:tplc="1009001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6B2C5350"/>
    <w:multiLevelType w:val="hybridMultilevel"/>
    <w:tmpl w:val="D21AB1B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E1C090C"/>
    <w:multiLevelType w:val="hybridMultilevel"/>
    <w:tmpl w:val="841457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F6E2F03"/>
    <w:multiLevelType w:val="hybridMultilevel"/>
    <w:tmpl w:val="6C06AA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0077C96"/>
    <w:multiLevelType w:val="hybridMultilevel"/>
    <w:tmpl w:val="7C8A3F40"/>
    <w:lvl w:ilvl="0" w:tplc="C4B4D1D4">
      <w:start w:val="1"/>
      <w:numFmt w:val="lowerLetter"/>
      <w:lvlText w:val="%1)"/>
      <w:lvlJc w:val="left"/>
      <w:pPr>
        <w:ind w:left="720" w:hanging="360"/>
      </w:pPr>
      <w:rPr>
        <w:rFonts w:eastAsiaTheme="minorHAnsi" w:hint="default"/>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13604C6"/>
    <w:multiLevelType w:val="hybridMultilevel"/>
    <w:tmpl w:val="E572D5B8"/>
    <w:lvl w:ilvl="0" w:tplc="10090017">
      <w:start w:val="1"/>
      <w:numFmt w:val="lowerLetter"/>
      <w:lvlText w:val="%1)"/>
      <w:lvlJc w:val="left"/>
      <w:pPr>
        <w:ind w:left="720" w:hanging="360"/>
      </w:pPr>
      <w:rPr>
        <w:rFonts w:hint="default"/>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2142B72"/>
    <w:multiLevelType w:val="hybridMultilevel"/>
    <w:tmpl w:val="331E6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DD13AD"/>
    <w:multiLevelType w:val="hybridMultilevel"/>
    <w:tmpl w:val="328C880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66021E6"/>
    <w:multiLevelType w:val="hybridMultilevel"/>
    <w:tmpl w:val="6846A8CC"/>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20"/>
  </w:num>
  <w:num w:numId="10">
    <w:abstractNumId w:val="43"/>
  </w:num>
  <w:num w:numId="11">
    <w:abstractNumId w:val="27"/>
  </w:num>
  <w:num w:numId="12">
    <w:abstractNumId w:val="26"/>
  </w:num>
  <w:num w:numId="13">
    <w:abstractNumId w:val="9"/>
  </w:num>
  <w:num w:numId="14">
    <w:abstractNumId w:val="35"/>
  </w:num>
  <w:num w:numId="15">
    <w:abstractNumId w:val="18"/>
  </w:num>
  <w:num w:numId="16">
    <w:abstractNumId w:val="21"/>
  </w:num>
  <w:num w:numId="17">
    <w:abstractNumId w:val="37"/>
  </w:num>
  <w:num w:numId="18">
    <w:abstractNumId w:val="14"/>
  </w:num>
  <w:num w:numId="19">
    <w:abstractNumId w:val="31"/>
  </w:num>
  <w:num w:numId="20">
    <w:abstractNumId w:val="28"/>
  </w:num>
  <w:num w:numId="21">
    <w:abstractNumId w:val="33"/>
  </w:num>
  <w:num w:numId="22">
    <w:abstractNumId w:val="11"/>
  </w:num>
  <w:num w:numId="23">
    <w:abstractNumId w:val="38"/>
  </w:num>
  <w:num w:numId="24">
    <w:abstractNumId w:val="15"/>
  </w:num>
  <w:num w:numId="25">
    <w:abstractNumId w:val="17"/>
  </w:num>
  <w:num w:numId="26">
    <w:abstractNumId w:val="19"/>
  </w:num>
  <w:num w:numId="27">
    <w:abstractNumId w:val="42"/>
  </w:num>
  <w:num w:numId="28">
    <w:abstractNumId w:val="45"/>
  </w:num>
  <w:num w:numId="29">
    <w:abstractNumId w:val="46"/>
  </w:num>
  <w:num w:numId="30">
    <w:abstractNumId w:val="25"/>
  </w:num>
  <w:num w:numId="31">
    <w:abstractNumId w:val="22"/>
  </w:num>
  <w:num w:numId="32">
    <w:abstractNumId w:val="24"/>
  </w:num>
  <w:num w:numId="33">
    <w:abstractNumId w:val="40"/>
  </w:num>
  <w:num w:numId="34">
    <w:abstractNumId w:val="36"/>
  </w:num>
  <w:num w:numId="35">
    <w:abstractNumId w:val="12"/>
  </w:num>
  <w:num w:numId="36">
    <w:abstractNumId w:val="10"/>
  </w:num>
  <w:num w:numId="37">
    <w:abstractNumId w:val="32"/>
  </w:num>
  <w:num w:numId="38">
    <w:abstractNumId w:val="39"/>
  </w:num>
  <w:num w:numId="39">
    <w:abstractNumId w:val="41"/>
  </w:num>
  <w:num w:numId="40">
    <w:abstractNumId w:val="8"/>
  </w:num>
  <w:num w:numId="41">
    <w:abstractNumId w:val="23"/>
  </w:num>
  <w:num w:numId="42">
    <w:abstractNumId w:val="30"/>
  </w:num>
  <w:num w:numId="43">
    <w:abstractNumId w:val="13"/>
  </w:num>
  <w:num w:numId="44">
    <w:abstractNumId w:val="29"/>
  </w:num>
  <w:num w:numId="45">
    <w:abstractNumId w:val="34"/>
  </w:num>
  <w:num w:numId="46">
    <w:abstractNumId w:val="16"/>
  </w:num>
  <w:num w:numId="47">
    <w:abstractNumId w:val="16"/>
    <w:lvlOverride w:ilvl="0">
      <w:startOverride w:val="1"/>
    </w:lvlOverride>
  </w:num>
  <w:num w:numId="48">
    <w:abstractNumId w:val="16"/>
    <w:lvlOverride w:ilvl="0">
      <w:startOverride w:val="1"/>
    </w:lvlOverride>
  </w:num>
  <w:num w:numId="49">
    <w:abstractNumId w:val="16"/>
    <w:lvlOverride w:ilvl="0">
      <w:startOverride w:val="1"/>
    </w:lvlOverride>
  </w:num>
  <w:num w:numId="50">
    <w:abstractNumId w:val="16"/>
    <w:lvlOverride w:ilvl="0">
      <w:startOverride w:val="1"/>
    </w:lvlOverride>
  </w:num>
  <w:num w:numId="51">
    <w:abstractNumId w:val="16"/>
    <w:lvlOverride w:ilvl="0">
      <w:startOverride w:val="1"/>
    </w:lvlOverride>
  </w:num>
  <w:num w:numId="52">
    <w:abstractNumId w:val="16"/>
    <w:lvlOverride w:ilvl="0">
      <w:startOverride w:val="1"/>
    </w:lvlOverride>
  </w:num>
  <w:num w:numId="53">
    <w:abstractNumId w:val="16"/>
    <w:lvlOverride w:ilvl="0">
      <w:startOverride w:val="1"/>
    </w:lvlOverride>
  </w:num>
  <w:num w:numId="54">
    <w:abstractNumId w:val="16"/>
    <w:lvlOverride w:ilvl="0">
      <w:startOverride w:val="1"/>
    </w:lvlOverride>
  </w:num>
  <w:num w:numId="55">
    <w:abstractNumId w:val="16"/>
    <w:lvlOverride w:ilvl="0">
      <w:startOverride w:val="1"/>
    </w:lvlOverride>
  </w:num>
  <w:num w:numId="56">
    <w:abstractNumId w:val="16"/>
    <w:lvlOverride w:ilvl="0">
      <w:startOverride w:val="1"/>
    </w:lvlOverride>
  </w:num>
  <w:num w:numId="57">
    <w:abstractNumId w:val="16"/>
    <w:lvlOverride w:ilvl="0">
      <w:startOverride w:val="1"/>
    </w:lvlOverride>
  </w:num>
  <w:num w:numId="58">
    <w:abstractNumId w:val="16"/>
    <w:lvlOverride w:ilvl="0">
      <w:startOverride w:val="1"/>
    </w:lvlOverride>
  </w:num>
  <w:num w:numId="59">
    <w:abstractNumId w:val="16"/>
    <w:lvlOverride w:ilvl="0">
      <w:startOverride w:val="1"/>
    </w:lvlOverride>
  </w:num>
  <w:num w:numId="60">
    <w:abstractNumId w:val="44"/>
  </w:num>
  <w:num w:numId="61">
    <w:abstractNumId w:val="16"/>
    <w:lvlOverride w:ilvl="0">
      <w:startOverride w:val="1"/>
    </w:lvlOverride>
  </w:num>
  <w:num w:numId="62">
    <w:abstractNumId w:val="16"/>
    <w:lvlOverride w:ilvl="0">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Innes">
    <w15:presenceInfo w15:providerId="Windows Live" w15:userId="a1728511072da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activeWritingStyle w:appName="MSWord" w:lang="en-US" w:vendorID="64" w:dllVersion="0" w:nlCheck="1" w:checkStyle="0"/>
  <w:activeWritingStyle w:appName="MSWord" w:lang="en-CA" w:vendorID="64" w:dllVersion="0" w:nlCheck="1" w:checkStyle="0"/>
  <w:proofState w:spelling="clean" w:grammar="clean"/>
  <w:attachedTemplate r:id="rId1"/>
  <w:linkStyles/>
  <w:trackRevisions/>
  <w:documentProtection w:edit="trackedChanges" w:enforcement="1" w:cryptProviderType="rsaAES" w:cryptAlgorithmClass="hash" w:cryptAlgorithmType="typeAny" w:cryptAlgorithmSid="14" w:cryptSpinCount="100000" w:hash="PZoVoVrLcLHz6CsZYODsbIjcG1Anby/7z6hkP5JcEBK1nnRtzBH8jCB9b7nBrgLXzfFwrt5QphQSbSwOmK6TVg==" w:salt="AejhvTY6O46VFk2YtbtacQ=="/>
  <w:defaultTabStop w:val="720"/>
  <w:drawingGridHorizontalSpacing w:val="120"/>
  <w:drawingGridVerticalSpacing w:val="163"/>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Q3NDIxt7QwszCxNDZS0lEKTi0uzszPAykwMqkFANYv1vEtAAAA"/>
    <w:docVar w:name="dgnword-docGUID" w:val="{E98E267D-B12A-4E5D-A4FA-76C4C33FE71A}"/>
    <w:docVar w:name="dgnword-eventsink" w:val="403888376"/>
  </w:docVars>
  <w:rsids>
    <w:rsidRoot w:val="003628B1"/>
    <w:rsid w:val="0000148D"/>
    <w:rsid w:val="00005DA1"/>
    <w:rsid w:val="000106C9"/>
    <w:rsid w:val="00013704"/>
    <w:rsid w:val="00014BFE"/>
    <w:rsid w:val="00016570"/>
    <w:rsid w:val="000307E9"/>
    <w:rsid w:val="00041B42"/>
    <w:rsid w:val="00043304"/>
    <w:rsid w:val="00047F34"/>
    <w:rsid w:val="0005345C"/>
    <w:rsid w:val="0005735D"/>
    <w:rsid w:val="00063CD3"/>
    <w:rsid w:val="00067FF7"/>
    <w:rsid w:val="00080360"/>
    <w:rsid w:val="000804C4"/>
    <w:rsid w:val="00080C51"/>
    <w:rsid w:val="0009673C"/>
    <w:rsid w:val="00096820"/>
    <w:rsid w:val="000A667F"/>
    <w:rsid w:val="000B6E6B"/>
    <w:rsid w:val="000D0AB2"/>
    <w:rsid w:val="000D0CF4"/>
    <w:rsid w:val="000D6811"/>
    <w:rsid w:val="000D7AE1"/>
    <w:rsid w:val="000E26CC"/>
    <w:rsid w:val="000F09C5"/>
    <w:rsid w:val="000F1E6C"/>
    <w:rsid w:val="000F4EAF"/>
    <w:rsid w:val="000F554D"/>
    <w:rsid w:val="001039E3"/>
    <w:rsid w:val="00106376"/>
    <w:rsid w:val="00115497"/>
    <w:rsid w:val="0011729D"/>
    <w:rsid w:val="00120D5B"/>
    <w:rsid w:val="0012420C"/>
    <w:rsid w:val="00134AB3"/>
    <w:rsid w:val="00140378"/>
    <w:rsid w:val="00143221"/>
    <w:rsid w:val="0014393F"/>
    <w:rsid w:val="00152FF4"/>
    <w:rsid w:val="0015412A"/>
    <w:rsid w:val="00156EA1"/>
    <w:rsid w:val="0016321B"/>
    <w:rsid w:val="00166E28"/>
    <w:rsid w:val="001713A0"/>
    <w:rsid w:val="00177261"/>
    <w:rsid w:val="00185DE8"/>
    <w:rsid w:val="00192456"/>
    <w:rsid w:val="001A787B"/>
    <w:rsid w:val="001B44A2"/>
    <w:rsid w:val="001C0194"/>
    <w:rsid w:val="001E28FC"/>
    <w:rsid w:val="001E2C5F"/>
    <w:rsid w:val="001E327C"/>
    <w:rsid w:val="001F1587"/>
    <w:rsid w:val="001F37C2"/>
    <w:rsid w:val="00204360"/>
    <w:rsid w:val="002044B6"/>
    <w:rsid w:val="00211B2F"/>
    <w:rsid w:val="00213C5F"/>
    <w:rsid w:val="00216B0E"/>
    <w:rsid w:val="002247E2"/>
    <w:rsid w:val="002426ED"/>
    <w:rsid w:val="00243DF5"/>
    <w:rsid w:val="00250588"/>
    <w:rsid w:val="00250D44"/>
    <w:rsid w:val="00255376"/>
    <w:rsid w:val="00255D66"/>
    <w:rsid w:val="0026038E"/>
    <w:rsid w:val="00262AD4"/>
    <w:rsid w:val="00263FF2"/>
    <w:rsid w:val="00264810"/>
    <w:rsid w:val="00264FC3"/>
    <w:rsid w:val="0027580E"/>
    <w:rsid w:val="00276ADE"/>
    <w:rsid w:val="00276E8C"/>
    <w:rsid w:val="00295396"/>
    <w:rsid w:val="002A2A56"/>
    <w:rsid w:val="002C0DA8"/>
    <w:rsid w:val="002C1E4F"/>
    <w:rsid w:val="002E0C97"/>
    <w:rsid w:val="002E0DD7"/>
    <w:rsid w:val="002F0541"/>
    <w:rsid w:val="0030043A"/>
    <w:rsid w:val="00300EBF"/>
    <w:rsid w:val="00302A7F"/>
    <w:rsid w:val="003037A3"/>
    <w:rsid w:val="00315B1B"/>
    <w:rsid w:val="003230B9"/>
    <w:rsid w:val="003234F6"/>
    <w:rsid w:val="00332051"/>
    <w:rsid w:val="0034055D"/>
    <w:rsid w:val="00342973"/>
    <w:rsid w:val="0034737A"/>
    <w:rsid w:val="0035197D"/>
    <w:rsid w:val="003628B1"/>
    <w:rsid w:val="0038056D"/>
    <w:rsid w:val="00381E0D"/>
    <w:rsid w:val="003829E7"/>
    <w:rsid w:val="00382F7B"/>
    <w:rsid w:val="003866A0"/>
    <w:rsid w:val="00395202"/>
    <w:rsid w:val="003A71E2"/>
    <w:rsid w:val="003A7F7A"/>
    <w:rsid w:val="003B11D2"/>
    <w:rsid w:val="003B2DC1"/>
    <w:rsid w:val="003B3356"/>
    <w:rsid w:val="003B3B4E"/>
    <w:rsid w:val="003C2649"/>
    <w:rsid w:val="003C4B57"/>
    <w:rsid w:val="003C54B9"/>
    <w:rsid w:val="003D37FC"/>
    <w:rsid w:val="003D60A5"/>
    <w:rsid w:val="003E3CE3"/>
    <w:rsid w:val="003E4462"/>
    <w:rsid w:val="003F2380"/>
    <w:rsid w:val="003F36E6"/>
    <w:rsid w:val="003F4CF5"/>
    <w:rsid w:val="003F79A6"/>
    <w:rsid w:val="004037E9"/>
    <w:rsid w:val="00403F03"/>
    <w:rsid w:val="00406CA1"/>
    <w:rsid w:val="00407D37"/>
    <w:rsid w:val="00413F3F"/>
    <w:rsid w:val="00420BDE"/>
    <w:rsid w:val="00421CFA"/>
    <w:rsid w:val="00427EFF"/>
    <w:rsid w:val="00433CF3"/>
    <w:rsid w:val="00437F65"/>
    <w:rsid w:val="004429A3"/>
    <w:rsid w:val="00443194"/>
    <w:rsid w:val="0044635E"/>
    <w:rsid w:val="0045004F"/>
    <w:rsid w:val="00453CF5"/>
    <w:rsid w:val="004557AC"/>
    <w:rsid w:val="00461DAD"/>
    <w:rsid w:val="004646AA"/>
    <w:rsid w:val="00466585"/>
    <w:rsid w:val="00471350"/>
    <w:rsid w:val="00476411"/>
    <w:rsid w:val="0047781F"/>
    <w:rsid w:val="00482DA4"/>
    <w:rsid w:val="004971E1"/>
    <w:rsid w:val="004A1D01"/>
    <w:rsid w:val="004C0CE7"/>
    <w:rsid w:val="004C3131"/>
    <w:rsid w:val="004C4337"/>
    <w:rsid w:val="004C7902"/>
    <w:rsid w:val="004C793B"/>
    <w:rsid w:val="004D01A6"/>
    <w:rsid w:val="004D01B2"/>
    <w:rsid w:val="004D0C17"/>
    <w:rsid w:val="004E0870"/>
    <w:rsid w:val="004E5ABE"/>
    <w:rsid w:val="004F2B5C"/>
    <w:rsid w:val="00502CFC"/>
    <w:rsid w:val="005065B3"/>
    <w:rsid w:val="00514A34"/>
    <w:rsid w:val="00516493"/>
    <w:rsid w:val="00526604"/>
    <w:rsid w:val="00527497"/>
    <w:rsid w:val="005301CE"/>
    <w:rsid w:val="0054330A"/>
    <w:rsid w:val="005525FD"/>
    <w:rsid w:val="00555125"/>
    <w:rsid w:val="00560352"/>
    <w:rsid w:val="00560DFF"/>
    <w:rsid w:val="00572B1C"/>
    <w:rsid w:val="00591C4C"/>
    <w:rsid w:val="005965C7"/>
    <w:rsid w:val="00597042"/>
    <w:rsid w:val="005B5BE5"/>
    <w:rsid w:val="005C0CFE"/>
    <w:rsid w:val="005E1D51"/>
    <w:rsid w:val="005E7610"/>
    <w:rsid w:val="005F6652"/>
    <w:rsid w:val="00603C61"/>
    <w:rsid w:val="0061305E"/>
    <w:rsid w:val="0061357E"/>
    <w:rsid w:val="006172C6"/>
    <w:rsid w:val="00617768"/>
    <w:rsid w:val="00632C53"/>
    <w:rsid w:val="00637E10"/>
    <w:rsid w:val="0064656C"/>
    <w:rsid w:val="00647FE3"/>
    <w:rsid w:val="00676ECE"/>
    <w:rsid w:val="00691403"/>
    <w:rsid w:val="00693296"/>
    <w:rsid w:val="006955A6"/>
    <w:rsid w:val="006972A8"/>
    <w:rsid w:val="006A42C1"/>
    <w:rsid w:val="006B0F1C"/>
    <w:rsid w:val="006B1A31"/>
    <w:rsid w:val="006B3092"/>
    <w:rsid w:val="006B30A7"/>
    <w:rsid w:val="006C0F95"/>
    <w:rsid w:val="006C3697"/>
    <w:rsid w:val="006C6742"/>
    <w:rsid w:val="006D50E9"/>
    <w:rsid w:val="006D7847"/>
    <w:rsid w:val="006E2CFB"/>
    <w:rsid w:val="006E60FE"/>
    <w:rsid w:val="006F3A3B"/>
    <w:rsid w:val="00706B5A"/>
    <w:rsid w:val="00710C2C"/>
    <w:rsid w:val="00725BB4"/>
    <w:rsid w:val="007275CB"/>
    <w:rsid w:val="0073524B"/>
    <w:rsid w:val="007419E7"/>
    <w:rsid w:val="00744B31"/>
    <w:rsid w:val="0074786C"/>
    <w:rsid w:val="0075067B"/>
    <w:rsid w:val="00762800"/>
    <w:rsid w:val="00764284"/>
    <w:rsid w:val="0076571A"/>
    <w:rsid w:val="00772CC5"/>
    <w:rsid w:val="00780592"/>
    <w:rsid w:val="007919A5"/>
    <w:rsid w:val="007939ED"/>
    <w:rsid w:val="007A04AC"/>
    <w:rsid w:val="007A4A71"/>
    <w:rsid w:val="007B22AB"/>
    <w:rsid w:val="007B51D6"/>
    <w:rsid w:val="007D2BB4"/>
    <w:rsid w:val="007D61C7"/>
    <w:rsid w:val="007D652F"/>
    <w:rsid w:val="007D7024"/>
    <w:rsid w:val="007E49F7"/>
    <w:rsid w:val="007F0551"/>
    <w:rsid w:val="007F31E6"/>
    <w:rsid w:val="007F3ADD"/>
    <w:rsid w:val="00801B98"/>
    <w:rsid w:val="008029FB"/>
    <w:rsid w:val="008038AE"/>
    <w:rsid w:val="008042AA"/>
    <w:rsid w:val="008058E3"/>
    <w:rsid w:val="00816D34"/>
    <w:rsid w:val="008269DE"/>
    <w:rsid w:val="00827D72"/>
    <w:rsid w:val="008348DF"/>
    <w:rsid w:val="00840621"/>
    <w:rsid w:val="008459A4"/>
    <w:rsid w:val="00850AB8"/>
    <w:rsid w:val="0087079B"/>
    <w:rsid w:val="00880825"/>
    <w:rsid w:val="00882781"/>
    <w:rsid w:val="00887EBC"/>
    <w:rsid w:val="00896AE3"/>
    <w:rsid w:val="008A37A1"/>
    <w:rsid w:val="008C1EC7"/>
    <w:rsid w:val="008C7B5A"/>
    <w:rsid w:val="008E1ACB"/>
    <w:rsid w:val="008E2F32"/>
    <w:rsid w:val="008E3013"/>
    <w:rsid w:val="008E485E"/>
    <w:rsid w:val="008F102C"/>
    <w:rsid w:val="008F10FF"/>
    <w:rsid w:val="008F216B"/>
    <w:rsid w:val="00902D40"/>
    <w:rsid w:val="009117A5"/>
    <w:rsid w:val="009134F1"/>
    <w:rsid w:val="00915907"/>
    <w:rsid w:val="0092450E"/>
    <w:rsid w:val="00926C81"/>
    <w:rsid w:val="009314B2"/>
    <w:rsid w:val="0093184C"/>
    <w:rsid w:val="00933D66"/>
    <w:rsid w:val="00936939"/>
    <w:rsid w:val="00937AC8"/>
    <w:rsid w:val="009451CE"/>
    <w:rsid w:val="00945A1D"/>
    <w:rsid w:val="00947B44"/>
    <w:rsid w:val="009622F8"/>
    <w:rsid w:val="009742FE"/>
    <w:rsid w:val="00990258"/>
    <w:rsid w:val="009930B7"/>
    <w:rsid w:val="009961D7"/>
    <w:rsid w:val="009A34DE"/>
    <w:rsid w:val="009A4009"/>
    <w:rsid w:val="009A6CD3"/>
    <w:rsid w:val="009B3E93"/>
    <w:rsid w:val="009B3FAC"/>
    <w:rsid w:val="009D2DA9"/>
    <w:rsid w:val="009F3F7A"/>
    <w:rsid w:val="009F4CE7"/>
    <w:rsid w:val="00A057DF"/>
    <w:rsid w:val="00A06D48"/>
    <w:rsid w:val="00A15BC9"/>
    <w:rsid w:val="00A17EC7"/>
    <w:rsid w:val="00A45196"/>
    <w:rsid w:val="00A61E05"/>
    <w:rsid w:val="00A623CA"/>
    <w:rsid w:val="00A65918"/>
    <w:rsid w:val="00A67A30"/>
    <w:rsid w:val="00A7679F"/>
    <w:rsid w:val="00A76E26"/>
    <w:rsid w:val="00A9052A"/>
    <w:rsid w:val="00A95BC0"/>
    <w:rsid w:val="00AA13A2"/>
    <w:rsid w:val="00AA43D1"/>
    <w:rsid w:val="00AB239A"/>
    <w:rsid w:val="00AB499D"/>
    <w:rsid w:val="00AE2E51"/>
    <w:rsid w:val="00AE47D7"/>
    <w:rsid w:val="00AE54D4"/>
    <w:rsid w:val="00AF4931"/>
    <w:rsid w:val="00AF5089"/>
    <w:rsid w:val="00B10C6E"/>
    <w:rsid w:val="00B2359B"/>
    <w:rsid w:val="00B23FE1"/>
    <w:rsid w:val="00B254F5"/>
    <w:rsid w:val="00B25A50"/>
    <w:rsid w:val="00B31AC1"/>
    <w:rsid w:val="00B42F0A"/>
    <w:rsid w:val="00B457CE"/>
    <w:rsid w:val="00B54116"/>
    <w:rsid w:val="00B56641"/>
    <w:rsid w:val="00B717F5"/>
    <w:rsid w:val="00B73223"/>
    <w:rsid w:val="00B76B51"/>
    <w:rsid w:val="00B772AC"/>
    <w:rsid w:val="00B809F6"/>
    <w:rsid w:val="00B80B28"/>
    <w:rsid w:val="00B81FBE"/>
    <w:rsid w:val="00B8262F"/>
    <w:rsid w:val="00B94E32"/>
    <w:rsid w:val="00BA37F0"/>
    <w:rsid w:val="00BB092A"/>
    <w:rsid w:val="00BB4777"/>
    <w:rsid w:val="00BC1527"/>
    <w:rsid w:val="00BC2803"/>
    <w:rsid w:val="00BC3483"/>
    <w:rsid w:val="00BC561A"/>
    <w:rsid w:val="00BE7344"/>
    <w:rsid w:val="00BF1B61"/>
    <w:rsid w:val="00C220A8"/>
    <w:rsid w:val="00C23E39"/>
    <w:rsid w:val="00C30632"/>
    <w:rsid w:val="00C3415D"/>
    <w:rsid w:val="00C41AA4"/>
    <w:rsid w:val="00C536E8"/>
    <w:rsid w:val="00C537BC"/>
    <w:rsid w:val="00C75A6D"/>
    <w:rsid w:val="00C82E23"/>
    <w:rsid w:val="00CB3BF1"/>
    <w:rsid w:val="00CB6AB8"/>
    <w:rsid w:val="00CC0FC4"/>
    <w:rsid w:val="00CC6892"/>
    <w:rsid w:val="00CC6BA4"/>
    <w:rsid w:val="00CD671E"/>
    <w:rsid w:val="00CD699E"/>
    <w:rsid w:val="00CE7C4D"/>
    <w:rsid w:val="00CF0B31"/>
    <w:rsid w:val="00CF24D1"/>
    <w:rsid w:val="00D03A2B"/>
    <w:rsid w:val="00D048A4"/>
    <w:rsid w:val="00D12B7A"/>
    <w:rsid w:val="00D168B1"/>
    <w:rsid w:val="00D220FD"/>
    <w:rsid w:val="00D23C47"/>
    <w:rsid w:val="00D32357"/>
    <w:rsid w:val="00D34E64"/>
    <w:rsid w:val="00D425B4"/>
    <w:rsid w:val="00D4597E"/>
    <w:rsid w:val="00D46B72"/>
    <w:rsid w:val="00D47CEC"/>
    <w:rsid w:val="00D5151D"/>
    <w:rsid w:val="00D51DE3"/>
    <w:rsid w:val="00D55F89"/>
    <w:rsid w:val="00D5624F"/>
    <w:rsid w:val="00D648C1"/>
    <w:rsid w:val="00D65E99"/>
    <w:rsid w:val="00D90194"/>
    <w:rsid w:val="00DB53F4"/>
    <w:rsid w:val="00DB5FAA"/>
    <w:rsid w:val="00DC75B9"/>
    <w:rsid w:val="00DD01FE"/>
    <w:rsid w:val="00DE593B"/>
    <w:rsid w:val="00DF082F"/>
    <w:rsid w:val="00DF5634"/>
    <w:rsid w:val="00E063FE"/>
    <w:rsid w:val="00E13ED8"/>
    <w:rsid w:val="00E24560"/>
    <w:rsid w:val="00E26E42"/>
    <w:rsid w:val="00E27E36"/>
    <w:rsid w:val="00E42A4C"/>
    <w:rsid w:val="00E42BAB"/>
    <w:rsid w:val="00E44E85"/>
    <w:rsid w:val="00E4619A"/>
    <w:rsid w:val="00E541C1"/>
    <w:rsid w:val="00E64963"/>
    <w:rsid w:val="00E81EFB"/>
    <w:rsid w:val="00E84752"/>
    <w:rsid w:val="00E87D78"/>
    <w:rsid w:val="00E920AC"/>
    <w:rsid w:val="00E93E3C"/>
    <w:rsid w:val="00EB166E"/>
    <w:rsid w:val="00EB2C15"/>
    <w:rsid w:val="00EB58CD"/>
    <w:rsid w:val="00EB72EF"/>
    <w:rsid w:val="00EC5DD3"/>
    <w:rsid w:val="00EC7C18"/>
    <w:rsid w:val="00EE0D87"/>
    <w:rsid w:val="00EE659D"/>
    <w:rsid w:val="00EF4B4F"/>
    <w:rsid w:val="00F0740E"/>
    <w:rsid w:val="00F12C9F"/>
    <w:rsid w:val="00F1469F"/>
    <w:rsid w:val="00F20DD9"/>
    <w:rsid w:val="00F233F1"/>
    <w:rsid w:val="00F23D29"/>
    <w:rsid w:val="00F3066A"/>
    <w:rsid w:val="00F358DA"/>
    <w:rsid w:val="00F50FD0"/>
    <w:rsid w:val="00F6620B"/>
    <w:rsid w:val="00F73BAC"/>
    <w:rsid w:val="00F96DBE"/>
    <w:rsid w:val="00FA5B8F"/>
    <w:rsid w:val="00FA684A"/>
    <w:rsid w:val="00FB250A"/>
    <w:rsid w:val="00FB4B86"/>
    <w:rsid w:val="00FC75D3"/>
    <w:rsid w:val="00FC7A71"/>
    <w:rsid w:val="00FD0B09"/>
    <w:rsid w:val="00FD10A3"/>
    <w:rsid w:val="00FD662D"/>
    <w:rsid w:val="00FE3F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BC7E9CA"/>
  <w15:docId w15:val="{8FF53630-8A30-4D87-9C02-5D4B71BF1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B1C"/>
    <w:pPr>
      <w:widowControl w:val="0"/>
      <w:autoSpaceDE w:val="0"/>
      <w:autoSpaceDN w:val="0"/>
      <w:adjustRightInd w:val="0"/>
      <w:spacing w:after="160"/>
    </w:pPr>
    <w:rPr>
      <w:rFonts w:ascii="Times New Roman" w:hAnsi="Times New Roman" w:cs="Times New Roman"/>
      <w:szCs w:val="30"/>
    </w:rPr>
  </w:style>
  <w:style w:type="paragraph" w:styleId="Heading1">
    <w:name w:val="heading 1"/>
    <w:basedOn w:val="Normal"/>
    <w:next w:val="Normal"/>
    <w:link w:val="Heading1Char"/>
    <w:uiPriority w:val="9"/>
    <w:qFormat/>
    <w:rsid w:val="00572B1C"/>
    <w:pPr>
      <w:spacing w:line="360" w:lineRule="atLeast"/>
      <w:outlineLvl w:val="0"/>
    </w:pPr>
    <w:rPr>
      <w:szCs w:val="32"/>
    </w:rPr>
  </w:style>
  <w:style w:type="paragraph" w:styleId="Heading2">
    <w:name w:val="heading 2"/>
    <w:basedOn w:val="Normal"/>
    <w:next w:val="Normal"/>
    <w:link w:val="Heading2Char"/>
    <w:uiPriority w:val="9"/>
    <w:unhideWhenUsed/>
    <w:qFormat/>
    <w:rsid w:val="00572B1C"/>
    <w:pPr>
      <w:outlineLvl w:val="1"/>
    </w:pPr>
    <w:rPr>
      <w:b/>
      <w:szCs w:val="32"/>
    </w:rPr>
  </w:style>
  <w:style w:type="character" w:default="1" w:styleId="DefaultParagraphFont">
    <w:name w:val="Default Paragraph Font"/>
    <w:uiPriority w:val="1"/>
    <w:semiHidden/>
    <w:unhideWhenUsed/>
    <w:rsid w:val="00572B1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72B1C"/>
  </w:style>
  <w:style w:type="paragraph" w:styleId="ListParagraph">
    <w:name w:val="List Paragraph"/>
    <w:basedOn w:val="Normal"/>
    <w:link w:val="ListParagraphChar"/>
    <w:uiPriority w:val="34"/>
    <w:qFormat/>
    <w:rsid w:val="00572B1C"/>
    <w:pPr>
      <w:ind w:left="720"/>
      <w:contextualSpacing/>
    </w:pPr>
  </w:style>
  <w:style w:type="paragraph" w:styleId="Header">
    <w:name w:val="header"/>
    <w:basedOn w:val="Normal"/>
    <w:link w:val="HeaderChar"/>
    <w:uiPriority w:val="99"/>
    <w:unhideWhenUsed/>
    <w:rsid w:val="00572B1C"/>
    <w:pPr>
      <w:tabs>
        <w:tab w:val="center" w:pos="4680"/>
        <w:tab w:val="right" w:pos="9360"/>
      </w:tabs>
    </w:pPr>
  </w:style>
  <w:style w:type="character" w:customStyle="1" w:styleId="HeaderChar">
    <w:name w:val="Header Char"/>
    <w:basedOn w:val="DefaultParagraphFont"/>
    <w:link w:val="Header"/>
    <w:uiPriority w:val="99"/>
    <w:rsid w:val="00572B1C"/>
    <w:rPr>
      <w:rFonts w:ascii="Times New Roman" w:hAnsi="Times New Roman" w:cs="Times New Roman"/>
      <w:szCs w:val="30"/>
    </w:rPr>
  </w:style>
  <w:style w:type="paragraph" w:styleId="Footer">
    <w:name w:val="footer"/>
    <w:basedOn w:val="Normal"/>
    <w:link w:val="FooterChar"/>
    <w:uiPriority w:val="99"/>
    <w:unhideWhenUsed/>
    <w:rsid w:val="00572B1C"/>
    <w:pPr>
      <w:tabs>
        <w:tab w:val="center" w:pos="4680"/>
        <w:tab w:val="right" w:pos="9360"/>
      </w:tabs>
    </w:pPr>
  </w:style>
  <w:style w:type="character" w:customStyle="1" w:styleId="FooterChar">
    <w:name w:val="Footer Char"/>
    <w:basedOn w:val="DefaultParagraphFont"/>
    <w:link w:val="Footer"/>
    <w:uiPriority w:val="99"/>
    <w:rsid w:val="00572B1C"/>
    <w:rPr>
      <w:rFonts w:ascii="Times New Roman" w:hAnsi="Times New Roman" w:cs="Times New Roman"/>
      <w:szCs w:val="30"/>
    </w:rPr>
  </w:style>
  <w:style w:type="paragraph" w:styleId="BalloonText">
    <w:name w:val="Balloon Text"/>
    <w:basedOn w:val="Normal"/>
    <w:link w:val="BalloonTextChar"/>
    <w:uiPriority w:val="99"/>
    <w:semiHidden/>
    <w:unhideWhenUsed/>
    <w:rsid w:val="00572B1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B1C"/>
    <w:rPr>
      <w:rFonts w:ascii="Segoe UI" w:hAnsi="Segoe UI" w:cs="Segoe UI"/>
      <w:sz w:val="18"/>
      <w:szCs w:val="18"/>
    </w:rPr>
  </w:style>
  <w:style w:type="paragraph" w:styleId="Revision">
    <w:name w:val="Revision"/>
    <w:hidden/>
    <w:uiPriority w:val="99"/>
    <w:semiHidden/>
    <w:rsid w:val="00572B1C"/>
  </w:style>
  <w:style w:type="paragraph" w:styleId="Title">
    <w:name w:val="Title"/>
    <w:basedOn w:val="Normal"/>
    <w:next w:val="Normal"/>
    <w:link w:val="TitleChar"/>
    <w:uiPriority w:val="10"/>
    <w:qFormat/>
    <w:rsid w:val="00572B1C"/>
    <w:pPr>
      <w:jc w:val="center"/>
    </w:pPr>
    <w:rPr>
      <w:b/>
      <w:bCs/>
      <w:sz w:val="96"/>
      <w:szCs w:val="96"/>
    </w:rPr>
  </w:style>
  <w:style w:type="character" w:customStyle="1" w:styleId="TitleChar">
    <w:name w:val="Title Char"/>
    <w:basedOn w:val="DefaultParagraphFont"/>
    <w:link w:val="Title"/>
    <w:uiPriority w:val="10"/>
    <w:rsid w:val="00572B1C"/>
    <w:rPr>
      <w:rFonts w:ascii="Times New Roman" w:hAnsi="Times New Roman" w:cs="Times New Roman"/>
      <w:b/>
      <w:bCs/>
      <w:sz w:val="96"/>
      <w:szCs w:val="96"/>
    </w:rPr>
  </w:style>
  <w:style w:type="character" w:styleId="SubtleEmphasis">
    <w:name w:val="Subtle Emphasis"/>
    <w:uiPriority w:val="19"/>
    <w:qFormat/>
    <w:rsid w:val="00572B1C"/>
    <w:rPr>
      <w:b/>
      <w:bCs/>
      <w:sz w:val="44"/>
      <w:szCs w:val="47"/>
    </w:rPr>
  </w:style>
  <w:style w:type="paragraph" w:styleId="Subtitle">
    <w:name w:val="Subtitle"/>
    <w:basedOn w:val="Normal"/>
    <w:next w:val="Normal"/>
    <w:link w:val="SubtitleChar"/>
    <w:uiPriority w:val="11"/>
    <w:qFormat/>
    <w:rsid w:val="00572B1C"/>
    <w:pPr>
      <w:jc w:val="center"/>
    </w:pPr>
    <w:rPr>
      <w:sz w:val="40"/>
      <w:szCs w:val="40"/>
    </w:rPr>
  </w:style>
  <w:style w:type="character" w:customStyle="1" w:styleId="SubtitleChar">
    <w:name w:val="Subtitle Char"/>
    <w:basedOn w:val="DefaultParagraphFont"/>
    <w:link w:val="Subtitle"/>
    <w:uiPriority w:val="11"/>
    <w:rsid w:val="00572B1C"/>
    <w:rPr>
      <w:rFonts w:ascii="Times New Roman" w:hAnsi="Times New Roman" w:cs="Times New Roman"/>
      <w:sz w:val="40"/>
      <w:szCs w:val="40"/>
    </w:rPr>
  </w:style>
  <w:style w:type="character" w:customStyle="1" w:styleId="Heading1Char">
    <w:name w:val="Heading 1 Char"/>
    <w:basedOn w:val="DefaultParagraphFont"/>
    <w:link w:val="Heading1"/>
    <w:uiPriority w:val="9"/>
    <w:rsid w:val="00572B1C"/>
    <w:rPr>
      <w:rFonts w:ascii="Times New Roman" w:hAnsi="Times New Roman" w:cs="Times New Roman"/>
      <w:szCs w:val="32"/>
    </w:rPr>
  </w:style>
  <w:style w:type="character" w:customStyle="1" w:styleId="Heading2Char">
    <w:name w:val="Heading 2 Char"/>
    <w:basedOn w:val="DefaultParagraphFont"/>
    <w:link w:val="Heading2"/>
    <w:uiPriority w:val="9"/>
    <w:rsid w:val="00572B1C"/>
    <w:rPr>
      <w:rFonts w:ascii="Times New Roman" w:hAnsi="Times New Roman" w:cs="Times New Roman"/>
      <w:b/>
      <w:szCs w:val="32"/>
    </w:rPr>
  </w:style>
  <w:style w:type="paragraph" w:styleId="TOCHeading">
    <w:name w:val="TOC Heading"/>
    <w:basedOn w:val="Heading1"/>
    <w:next w:val="Normal"/>
    <w:uiPriority w:val="39"/>
    <w:unhideWhenUsed/>
    <w:qFormat/>
    <w:rsid w:val="00572B1C"/>
    <w:pPr>
      <w:keepNext/>
      <w:keepLines/>
      <w:widowControl/>
      <w:autoSpaceDE/>
      <w:autoSpaceDN/>
      <w:adjustRightInd/>
      <w:spacing w:before="240" w:after="0" w:line="259" w:lineRule="auto"/>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572B1C"/>
    <w:pPr>
      <w:spacing w:after="100"/>
      <w:pPrChange w:id="0" w:author="Daniel Innes" w:date="2019-01-21T14:21:00Z">
        <w:pPr>
          <w:widowControl w:val="0"/>
          <w:autoSpaceDE w:val="0"/>
          <w:autoSpaceDN w:val="0"/>
          <w:adjustRightInd w:val="0"/>
          <w:spacing w:after="100"/>
        </w:pPr>
      </w:pPrChange>
    </w:pPr>
    <w:rPr>
      <w:rPrChange w:id="0" w:author="Daniel Innes" w:date="2019-01-21T14:21:00Z">
        <w:rPr>
          <w:rFonts w:eastAsiaTheme="minorHAnsi"/>
          <w:sz w:val="24"/>
          <w:szCs w:val="30"/>
          <w:lang w:val="en-US" w:eastAsia="en-US" w:bidi="ar-SA"/>
        </w:rPr>
      </w:rPrChange>
    </w:rPr>
  </w:style>
  <w:style w:type="paragraph" w:styleId="TOC2">
    <w:name w:val="toc 2"/>
    <w:basedOn w:val="Normal"/>
    <w:next w:val="Normal"/>
    <w:autoRedefine/>
    <w:uiPriority w:val="39"/>
    <w:unhideWhenUsed/>
    <w:rsid w:val="00572B1C"/>
    <w:pPr>
      <w:spacing w:after="100"/>
      <w:ind w:left="240"/>
      <w:pPrChange w:id="1" w:author="Daniel Innes" w:date="2019-01-21T14:22:00Z">
        <w:pPr>
          <w:widowControl w:val="0"/>
          <w:autoSpaceDE w:val="0"/>
          <w:autoSpaceDN w:val="0"/>
          <w:adjustRightInd w:val="0"/>
          <w:spacing w:after="100"/>
          <w:ind w:left="240"/>
        </w:pPr>
      </w:pPrChange>
    </w:pPr>
    <w:rPr>
      <w:rPrChange w:id="1" w:author="Daniel Innes" w:date="2019-01-21T14:22:00Z">
        <w:rPr>
          <w:rFonts w:eastAsiaTheme="minorHAnsi"/>
          <w:sz w:val="24"/>
          <w:szCs w:val="30"/>
          <w:lang w:val="en-US" w:eastAsia="en-US" w:bidi="ar-SA"/>
        </w:rPr>
      </w:rPrChange>
    </w:rPr>
  </w:style>
  <w:style w:type="character" w:styleId="Hyperlink">
    <w:name w:val="Hyperlink"/>
    <w:basedOn w:val="DefaultParagraphFont"/>
    <w:uiPriority w:val="99"/>
    <w:unhideWhenUsed/>
    <w:rsid w:val="00572B1C"/>
    <w:rPr>
      <w:color w:val="0563C1" w:themeColor="hyperlink"/>
      <w:u w:val="single"/>
    </w:rPr>
  </w:style>
  <w:style w:type="paragraph" w:styleId="FootnoteText">
    <w:name w:val="footnote text"/>
    <w:basedOn w:val="Normal"/>
    <w:link w:val="FootnoteTextChar"/>
    <w:uiPriority w:val="99"/>
    <w:unhideWhenUsed/>
    <w:rsid w:val="00572B1C"/>
    <w:rPr>
      <w:sz w:val="20"/>
      <w:szCs w:val="20"/>
    </w:rPr>
  </w:style>
  <w:style w:type="character" w:customStyle="1" w:styleId="FootnoteTextChar">
    <w:name w:val="Footnote Text Char"/>
    <w:basedOn w:val="DefaultParagraphFont"/>
    <w:link w:val="FootnoteText"/>
    <w:uiPriority w:val="99"/>
    <w:rsid w:val="00572B1C"/>
    <w:rPr>
      <w:rFonts w:ascii="Times New Roman" w:hAnsi="Times New Roman" w:cs="Times New Roman"/>
      <w:sz w:val="20"/>
      <w:szCs w:val="20"/>
    </w:rPr>
  </w:style>
  <w:style w:type="character" w:styleId="FootnoteReference">
    <w:name w:val="footnote reference"/>
    <w:basedOn w:val="DefaultParagraphFont"/>
    <w:uiPriority w:val="99"/>
    <w:unhideWhenUsed/>
    <w:rsid w:val="00572B1C"/>
    <w:rPr>
      <w:vertAlign w:val="superscript"/>
    </w:rPr>
  </w:style>
  <w:style w:type="paragraph" w:customStyle="1" w:styleId="NumberNormal">
    <w:name w:val="Number Normal"/>
    <w:basedOn w:val="ListParagraph"/>
    <w:link w:val="NumberNormalChar"/>
    <w:qFormat/>
    <w:rsid w:val="00572B1C"/>
    <w:pPr>
      <w:numPr>
        <w:numId w:val="47"/>
      </w:numPr>
    </w:pPr>
    <w:rPr>
      <w:szCs w:val="28"/>
    </w:rPr>
  </w:style>
  <w:style w:type="character" w:styleId="Emphasis">
    <w:name w:val="Emphasis"/>
    <w:uiPriority w:val="20"/>
    <w:qFormat/>
    <w:rsid w:val="00572B1C"/>
    <w:rPr>
      <w:rFonts w:ascii="Times New Roman" w:hAnsi="Times New Roman"/>
      <w:b/>
      <w:sz w:val="24"/>
      <w:u w:val="single"/>
    </w:rPr>
  </w:style>
  <w:style w:type="character" w:customStyle="1" w:styleId="ListParagraphChar">
    <w:name w:val="List Paragraph Char"/>
    <w:basedOn w:val="DefaultParagraphFont"/>
    <w:link w:val="ListParagraph"/>
    <w:uiPriority w:val="34"/>
    <w:rsid w:val="00572B1C"/>
    <w:rPr>
      <w:rFonts w:ascii="Times New Roman" w:hAnsi="Times New Roman" w:cs="Times New Roman"/>
      <w:szCs w:val="30"/>
    </w:rPr>
  </w:style>
  <w:style w:type="character" w:customStyle="1" w:styleId="NumberNormalChar">
    <w:name w:val="Number Normal Char"/>
    <w:basedOn w:val="ListParagraphChar"/>
    <w:link w:val="NumberNormal"/>
    <w:rsid w:val="00572B1C"/>
    <w:rPr>
      <w:rFonts w:ascii="Times New Roman" w:hAnsi="Times New Roman" w:cs="Times New Roman"/>
      <w:szCs w:val="28"/>
    </w:rPr>
  </w:style>
  <w:style w:type="character" w:styleId="PlaceholderText">
    <w:name w:val="Placeholder Text"/>
    <w:basedOn w:val="DefaultParagraphFont"/>
    <w:uiPriority w:val="99"/>
    <w:semiHidden/>
    <w:rsid w:val="00572B1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1240">
      <w:bodyDiv w:val="1"/>
      <w:marLeft w:val="0"/>
      <w:marRight w:val="0"/>
      <w:marTop w:val="0"/>
      <w:marBottom w:val="0"/>
      <w:divBdr>
        <w:top w:val="none" w:sz="0" w:space="0" w:color="auto"/>
        <w:left w:val="none" w:sz="0" w:space="0" w:color="auto"/>
        <w:bottom w:val="none" w:sz="0" w:space="0" w:color="auto"/>
        <w:right w:val="none" w:sz="0" w:space="0" w:color="auto"/>
      </w:divBdr>
    </w:div>
    <w:div w:id="153646689">
      <w:bodyDiv w:val="1"/>
      <w:marLeft w:val="0"/>
      <w:marRight w:val="0"/>
      <w:marTop w:val="0"/>
      <w:marBottom w:val="0"/>
      <w:divBdr>
        <w:top w:val="none" w:sz="0" w:space="0" w:color="auto"/>
        <w:left w:val="none" w:sz="0" w:space="0" w:color="auto"/>
        <w:bottom w:val="none" w:sz="0" w:space="0" w:color="auto"/>
        <w:right w:val="none" w:sz="0" w:space="0" w:color="auto"/>
      </w:divBdr>
      <w:divsChild>
        <w:div w:id="1035545573">
          <w:marLeft w:val="0"/>
          <w:marRight w:val="0"/>
          <w:marTop w:val="0"/>
          <w:marBottom w:val="0"/>
          <w:divBdr>
            <w:top w:val="none" w:sz="0" w:space="0" w:color="auto"/>
            <w:left w:val="none" w:sz="0" w:space="0" w:color="auto"/>
            <w:bottom w:val="none" w:sz="0" w:space="0" w:color="auto"/>
            <w:right w:val="none" w:sz="0" w:space="0" w:color="auto"/>
          </w:divBdr>
        </w:div>
        <w:div w:id="160003946">
          <w:marLeft w:val="0"/>
          <w:marRight w:val="0"/>
          <w:marTop w:val="0"/>
          <w:marBottom w:val="0"/>
          <w:divBdr>
            <w:top w:val="none" w:sz="0" w:space="0" w:color="auto"/>
            <w:left w:val="none" w:sz="0" w:space="0" w:color="auto"/>
            <w:bottom w:val="none" w:sz="0" w:space="0" w:color="auto"/>
            <w:right w:val="none" w:sz="0" w:space="0" w:color="auto"/>
          </w:divBdr>
        </w:div>
        <w:div w:id="1380787448">
          <w:marLeft w:val="0"/>
          <w:marRight w:val="0"/>
          <w:marTop w:val="0"/>
          <w:marBottom w:val="0"/>
          <w:divBdr>
            <w:top w:val="none" w:sz="0" w:space="0" w:color="auto"/>
            <w:left w:val="none" w:sz="0" w:space="0" w:color="auto"/>
            <w:bottom w:val="none" w:sz="0" w:space="0" w:color="auto"/>
            <w:right w:val="none" w:sz="0" w:space="0" w:color="auto"/>
          </w:divBdr>
        </w:div>
        <w:div w:id="1577279538">
          <w:marLeft w:val="0"/>
          <w:marRight w:val="0"/>
          <w:marTop w:val="0"/>
          <w:marBottom w:val="0"/>
          <w:divBdr>
            <w:top w:val="none" w:sz="0" w:space="0" w:color="auto"/>
            <w:left w:val="none" w:sz="0" w:space="0" w:color="auto"/>
            <w:bottom w:val="none" w:sz="0" w:space="0" w:color="auto"/>
            <w:right w:val="none" w:sz="0" w:space="0" w:color="auto"/>
          </w:divBdr>
        </w:div>
      </w:divsChild>
    </w:div>
    <w:div w:id="496963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tiff"/><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tif"/><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a1728511072da645/Documents/Custom%20Office%20Templates/Voyageur%20Council%20Alliance%20&#8211;%20Service%20Corp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70396CA88BD4884B7937590AAD169AB"/>
        <w:category>
          <w:name w:val="General"/>
          <w:gallery w:val="placeholder"/>
        </w:category>
        <w:types>
          <w:type w:val="bbPlcHdr"/>
        </w:types>
        <w:behaviors>
          <w:behavior w:val="content"/>
        </w:behaviors>
        <w:guid w:val="{178F4022-A275-4733-8ECC-990FC57E30F4}"/>
      </w:docPartPr>
      <w:docPartBody>
        <w:p w:rsidR="005E646B" w:rsidRDefault="00D5113A">
          <w:r w:rsidRPr="00174A34">
            <w:rPr>
              <w:rStyle w:val="PlaceholderText"/>
            </w:rPr>
            <w:t>[Title]</w:t>
          </w:r>
        </w:p>
      </w:docPartBody>
    </w:docPart>
    <w:docPart>
      <w:docPartPr>
        <w:name w:val="E5469F4AC34847AC99AB9EA63B625207"/>
        <w:category>
          <w:name w:val="General"/>
          <w:gallery w:val="placeholder"/>
        </w:category>
        <w:types>
          <w:type w:val="bbPlcHdr"/>
        </w:types>
        <w:behaviors>
          <w:behavior w:val="content"/>
        </w:behaviors>
        <w:guid w:val="{EE6053AD-4441-4532-9317-1676D6BFC752}"/>
      </w:docPartPr>
      <w:docPartBody>
        <w:p w:rsidR="005E646B" w:rsidRDefault="00D5113A">
          <w:r w:rsidRPr="00174A34">
            <w:rPr>
              <w:rStyle w:val="PlaceholderText"/>
            </w:rPr>
            <w:t>[Publish Date]</w:t>
          </w:r>
        </w:p>
      </w:docPartBody>
    </w:docPart>
    <w:docPart>
      <w:docPartPr>
        <w:name w:val="6CFC6C46B12C4BD4A7EBE101E62770CB"/>
        <w:category>
          <w:name w:val="General"/>
          <w:gallery w:val="placeholder"/>
        </w:category>
        <w:types>
          <w:type w:val="bbPlcHdr"/>
        </w:types>
        <w:behaviors>
          <w:behavior w:val="content"/>
        </w:behaviors>
        <w:guid w:val="{BD105FB9-9001-459B-BC7C-537DA143998A}"/>
      </w:docPartPr>
      <w:docPartBody>
        <w:p w:rsidR="00616CDE" w:rsidRDefault="005E646B" w:rsidP="005E646B">
          <w:pPr>
            <w:pStyle w:val="6CFC6C46B12C4BD4A7EBE101E62770CB"/>
          </w:pPr>
          <w:r w:rsidRPr="00174A34">
            <w:rPr>
              <w:rStyle w:val="PlaceholderText"/>
            </w:rPr>
            <w:t>[Company]</w:t>
          </w:r>
        </w:p>
      </w:docPartBody>
    </w:docPart>
    <w:docPart>
      <w:docPartPr>
        <w:name w:val="2FABC0A1B50D4CCFAEF5BC15BDD21D6B"/>
        <w:category>
          <w:name w:val="General"/>
          <w:gallery w:val="placeholder"/>
        </w:category>
        <w:types>
          <w:type w:val="bbPlcHdr"/>
        </w:types>
        <w:behaviors>
          <w:behavior w:val="content"/>
        </w:behaviors>
        <w:guid w:val="{BF9ED0A3-4C63-4353-91EE-2EC1226499A4}"/>
      </w:docPartPr>
      <w:docPartBody>
        <w:p w:rsidR="00616CDE" w:rsidRDefault="005E646B" w:rsidP="005E646B">
          <w:pPr>
            <w:pStyle w:val="2FABC0A1B50D4CCFAEF5BC15BDD21D6B"/>
          </w:pPr>
          <w:r w:rsidRPr="00174A3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13A"/>
    <w:rsid w:val="00200823"/>
    <w:rsid w:val="00220B70"/>
    <w:rsid w:val="00225E67"/>
    <w:rsid w:val="00472217"/>
    <w:rsid w:val="00495831"/>
    <w:rsid w:val="005E646B"/>
    <w:rsid w:val="00616CDE"/>
    <w:rsid w:val="00641D87"/>
    <w:rsid w:val="00694861"/>
    <w:rsid w:val="007C5C46"/>
    <w:rsid w:val="009A2B66"/>
    <w:rsid w:val="00A07A59"/>
    <w:rsid w:val="00A71847"/>
    <w:rsid w:val="00AD2ACA"/>
    <w:rsid w:val="00B06002"/>
    <w:rsid w:val="00B9349E"/>
    <w:rsid w:val="00BC0C23"/>
    <w:rsid w:val="00C722E6"/>
    <w:rsid w:val="00CC6D0E"/>
    <w:rsid w:val="00D5113A"/>
    <w:rsid w:val="00D756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6D0E"/>
    <w:rPr>
      <w:color w:val="808080"/>
    </w:rPr>
  </w:style>
  <w:style w:type="paragraph" w:customStyle="1" w:styleId="5A9BDA7A15174EC8B5514035418B15FD">
    <w:name w:val="5A9BDA7A15174EC8B5514035418B15FD"/>
    <w:rsid w:val="005E646B"/>
  </w:style>
  <w:style w:type="paragraph" w:customStyle="1" w:styleId="8EB606695748489BAF48A5E881B0FF04">
    <w:name w:val="8EB606695748489BAF48A5E881B0FF04"/>
    <w:rsid w:val="005E646B"/>
  </w:style>
  <w:style w:type="paragraph" w:customStyle="1" w:styleId="6CFC6C46B12C4BD4A7EBE101E62770CB">
    <w:name w:val="6CFC6C46B12C4BD4A7EBE101E62770CB"/>
    <w:rsid w:val="005E646B"/>
  </w:style>
  <w:style w:type="paragraph" w:customStyle="1" w:styleId="2FABC0A1B50D4CCFAEF5BC15BDD21D6B">
    <w:name w:val="2FABC0A1B50D4CCFAEF5BC15BDD21D6B"/>
    <w:rsid w:val="005E646B"/>
  </w:style>
  <w:style w:type="paragraph" w:customStyle="1" w:styleId="C17848BA35014B2BA66BB159A5C2868C">
    <w:name w:val="C17848BA35014B2BA66BB159A5C2868C"/>
    <w:rsid w:val="00CC6D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409FFC-DFB2-472E-B3B7-A0CC41B9936F}">
  <we:reference id="wa104381155" version="1.1.0.0" store="en-US" storeType="OMEX"/>
  <we:alternateReferences>
    <we:reference id="wa104381155" version="1.1.0.0" store="WA1043811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520617-51F7-4C04-9E0B-12F4D261B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Voyageur%20Council%20Alliance%20–%20Service%20Corps%20Template.dotx</Template>
  <TotalTime>484</TotalTime>
  <Pages>8</Pages>
  <Words>2303</Words>
  <Characters>13132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Constitution</vt:lpstr>
    </vt:vector>
  </TitlesOfParts>
  <Company>Service Corps</Company>
  <LinksUpToDate>false</LinksUpToDate>
  <CharactersWithSpaces>15405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Constitution</dc:title>
  <dc:creator>Microsoft Office User</dc:creator>
  <cp:lastModifiedBy>Daniel Innes</cp:lastModifiedBy>
  <cp:revision>144</cp:revision>
  <cp:lastPrinted>2019-01-21T19:05:00Z</cp:lastPrinted>
  <dcterms:created xsi:type="dcterms:W3CDTF">2018-10-17T02:13:00Z</dcterms:created>
  <dcterms:modified xsi:type="dcterms:W3CDTF">2019-06-29T21:29:00Z</dcterms:modified>
</cp:coreProperties>
</file>